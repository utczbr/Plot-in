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50420" w14:textId="77777777" w:rsidR="004F0E5E" w:rsidRPr="004F0E5E" w:rsidRDefault="004F0E5E" w:rsidP="004F0E5E">
      <w:pPr>
        <w:rPr>
          <w:rFonts w:ascii="Times New Roman" w:hAnsi="Times New Roman" w:cs="Times New Roman"/>
          <w:b/>
          <w:bCs/>
        </w:rPr>
      </w:pPr>
      <w:r w:rsidRPr="004F0E5E">
        <w:rPr>
          <w:rFonts w:ascii="Times New Roman" w:hAnsi="Times New Roman" w:cs="Times New Roman"/>
          <w:b/>
          <w:bCs/>
        </w:rPr>
        <w:t>Study protocol</w:t>
      </w:r>
    </w:p>
    <w:p w14:paraId="7BDC2B12" w14:textId="77777777" w:rsidR="004F0E5E" w:rsidRPr="004F0E5E" w:rsidRDefault="004F0E5E" w:rsidP="004F0E5E">
      <w:pPr>
        <w:rPr>
          <w:rFonts w:ascii="Times New Roman" w:hAnsi="Times New Roman" w:cs="Times New Roman"/>
          <w:b/>
          <w:bCs/>
        </w:rPr>
      </w:pPr>
      <w:r>
        <w:rPr>
          <w:rFonts w:ascii="Times New Roman" w:hAnsi="Times New Roman" w:cs="Times New Roman"/>
          <w:b/>
          <w:bCs/>
        </w:rPr>
        <w:t>Evaluating</w:t>
      </w:r>
      <w:r w:rsidRPr="004F0E5E">
        <w:rPr>
          <w:rFonts w:ascii="Times New Roman" w:hAnsi="Times New Roman" w:cs="Times New Roman"/>
          <w:b/>
          <w:bCs/>
        </w:rPr>
        <w:t xml:space="preserve"> </w:t>
      </w:r>
      <w:r w:rsidR="00583A3A" w:rsidRPr="001C6522">
        <w:rPr>
          <w:rFonts w:ascii="Times New Roman" w:hAnsi="Times New Roman" w:cs="Times New Roman"/>
          <w:highlight w:val="yellow"/>
        </w:rPr>
        <w:t>[tool name]</w:t>
      </w:r>
      <w:r w:rsidR="00583A3A">
        <w:rPr>
          <w:rFonts w:ascii="Times New Roman" w:hAnsi="Times New Roman" w:cs="Times New Roman"/>
          <w:b/>
          <w:bCs/>
        </w:rPr>
        <w:t>,</w:t>
      </w:r>
      <w:r w:rsidRPr="004F0E5E">
        <w:rPr>
          <w:rFonts w:ascii="Times New Roman" w:hAnsi="Times New Roman" w:cs="Times New Roman"/>
          <w:b/>
          <w:bCs/>
        </w:rPr>
        <w:t xml:space="preserve"> a tool for data extraction from </w:t>
      </w:r>
      <w:r>
        <w:rPr>
          <w:rFonts w:ascii="Times New Roman" w:hAnsi="Times New Roman" w:cs="Times New Roman"/>
          <w:b/>
          <w:bCs/>
        </w:rPr>
        <w:t xml:space="preserve">scientific </w:t>
      </w:r>
      <w:r w:rsidRPr="004F0E5E">
        <w:rPr>
          <w:rFonts w:ascii="Times New Roman" w:hAnsi="Times New Roman" w:cs="Times New Roman"/>
          <w:b/>
          <w:bCs/>
        </w:rPr>
        <w:t>plots</w:t>
      </w:r>
    </w:p>
    <w:p w14:paraId="486D3D83" w14:textId="77777777" w:rsidR="004F0E5E" w:rsidRPr="004F0E5E" w:rsidRDefault="004F0E5E" w:rsidP="004F0E5E">
      <w:pPr>
        <w:rPr>
          <w:rFonts w:ascii="Times New Roman" w:hAnsi="Times New Roman" w:cs="Times New Roman"/>
        </w:rPr>
      </w:pPr>
    </w:p>
    <w:p w14:paraId="21DD9AB1" w14:textId="1D32219F" w:rsidR="004F0E5E" w:rsidRPr="00B640E5" w:rsidRDefault="004F0E5E" w:rsidP="004F0E5E">
      <w:pPr>
        <w:rPr>
          <w:rFonts w:ascii="Times New Roman" w:hAnsi="Times New Roman" w:cs="Times New Roman"/>
          <w:lang w:val="pt-PT"/>
        </w:rPr>
      </w:pPr>
      <w:r w:rsidRPr="00B640E5">
        <w:rPr>
          <w:rFonts w:ascii="Times New Roman" w:hAnsi="Times New Roman" w:cs="Times New Roman"/>
          <w:lang w:val="pt-PT"/>
        </w:rPr>
        <w:t>Tamires Martins</w:t>
      </w:r>
      <w:r w:rsidRPr="00B640E5">
        <w:rPr>
          <w:rFonts w:ascii="Times New Roman" w:hAnsi="Times New Roman" w:cs="Times New Roman"/>
          <w:vertAlign w:val="superscript"/>
          <w:lang w:val="pt-PT"/>
        </w:rPr>
        <w:t>1</w:t>
      </w:r>
      <w:r w:rsidRPr="00B640E5">
        <w:rPr>
          <w:rFonts w:ascii="Times New Roman" w:hAnsi="Times New Roman" w:cs="Times New Roman"/>
          <w:lang w:val="pt-PT"/>
        </w:rPr>
        <w:t>, Gabriel da Silva Stuart</w:t>
      </w:r>
      <w:r w:rsidRPr="00B640E5">
        <w:rPr>
          <w:rFonts w:ascii="Times New Roman" w:hAnsi="Times New Roman" w:cs="Times New Roman"/>
          <w:vertAlign w:val="superscript"/>
          <w:lang w:val="pt-PT"/>
        </w:rPr>
        <w:t>1</w:t>
      </w:r>
      <w:r w:rsidRPr="00B640E5">
        <w:rPr>
          <w:rFonts w:ascii="Times New Roman" w:hAnsi="Times New Roman" w:cs="Times New Roman"/>
          <w:lang w:val="pt-PT"/>
        </w:rPr>
        <w:t>, Vitória Soares dos Santos</w:t>
      </w:r>
      <w:r w:rsidRPr="00B640E5">
        <w:rPr>
          <w:rFonts w:ascii="Times New Roman" w:hAnsi="Times New Roman" w:cs="Times New Roman"/>
          <w:vertAlign w:val="superscript"/>
          <w:lang w:val="pt-PT"/>
        </w:rPr>
        <w:t>1</w:t>
      </w:r>
      <w:r w:rsidRPr="00B640E5">
        <w:rPr>
          <w:rFonts w:ascii="Times New Roman" w:hAnsi="Times New Roman" w:cs="Times New Roman"/>
          <w:lang w:val="pt-PT"/>
        </w:rPr>
        <w:t>, Alexandra Bannach-Brown</w:t>
      </w:r>
      <w:r w:rsidR="003E661C" w:rsidRPr="00B640E5">
        <w:rPr>
          <w:rFonts w:ascii="Times New Roman" w:hAnsi="Times New Roman" w:cs="Times New Roman"/>
          <w:vertAlign w:val="superscript"/>
          <w:lang w:val="pt-PT"/>
        </w:rPr>
        <w:t>2</w:t>
      </w:r>
    </w:p>
    <w:p w14:paraId="3001F528" w14:textId="701A3147" w:rsidR="00DF52A6" w:rsidRDefault="004F0E5E" w:rsidP="008529C8">
      <w:pPr>
        <w:spacing w:line="240" w:lineRule="auto"/>
        <w:rPr>
          <w:rFonts w:ascii="Times New Roman" w:hAnsi="Times New Roman" w:cs="Times New Roman"/>
        </w:rPr>
      </w:pPr>
      <w:r w:rsidRPr="004F0E5E">
        <w:rPr>
          <w:rFonts w:ascii="Times New Roman" w:hAnsi="Times New Roman" w:cs="Times New Roman"/>
          <w:vertAlign w:val="superscript"/>
        </w:rPr>
        <w:t>1</w:t>
      </w:r>
      <w:r w:rsidRPr="004F0E5E">
        <w:rPr>
          <w:rFonts w:ascii="Times New Roman" w:hAnsi="Times New Roman" w:cs="Times New Roman"/>
        </w:rPr>
        <w:t>Universidade Federal de Santa Catarina</w:t>
      </w:r>
      <w:r>
        <w:rPr>
          <w:rFonts w:ascii="Times New Roman" w:hAnsi="Times New Roman" w:cs="Times New Roman"/>
        </w:rPr>
        <w:t xml:space="preserve"> (UFSC)</w:t>
      </w:r>
      <w:r w:rsidRPr="004F0E5E">
        <w:rPr>
          <w:rFonts w:ascii="Times New Roman" w:hAnsi="Times New Roman" w:cs="Times New Roman"/>
        </w:rPr>
        <w:t xml:space="preserve">, </w:t>
      </w:r>
      <w:r w:rsidRPr="004F0E5E">
        <w:rPr>
          <w:rFonts w:ascii="Times New Roman" w:hAnsi="Times New Roman" w:cs="Times New Roman"/>
          <w:vertAlign w:val="superscript"/>
        </w:rPr>
        <w:t>2</w:t>
      </w:r>
      <w:r>
        <w:t>B</w:t>
      </w:r>
      <w:r w:rsidRPr="004F0E5E">
        <w:rPr>
          <w:rFonts w:ascii="Times New Roman" w:hAnsi="Times New Roman" w:cs="Times New Roman"/>
        </w:rPr>
        <w:t xml:space="preserve">erlin Institute of Health (BIH), Charité - </w:t>
      </w:r>
      <w:proofErr w:type="spellStart"/>
      <w:r w:rsidRPr="004F0E5E">
        <w:rPr>
          <w:rFonts w:ascii="Times New Roman" w:hAnsi="Times New Roman" w:cs="Times New Roman"/>
        </w:rPr>
        <w:t>Universitätsmedizin</w:t>
      </w:r>
      <w:proofErr w:type="spellEnd"/>
      <w:r w:rsidRPr="004F0E5E">
        <w:rPr>
          <w:rFonts w:ascii="Times New Roman" w:hAnsi="Times New Roman" w:cs="Times New Roman"/>
        </w:rPr>
        <w:t xml:space="preserve"> Berlin</w:t>
      </w:r>
    </w:p>
    <w:p w14:paraId="5E17BFA0" w14:textId="77777777" w:rsidR="008529C8" w:rsidRPr="00DF52A6" w:rsidRDefault="008529C8" w:rsidP="008529C8">
      <w:pPr>
        <w:spacing w:line="240" w:lineRule="auto"/>
        <w:rPr>
          <w:rFonts w:ascii="Times New Roman" w:hAnsi="Times New Roman" w:cs="Times New Roman"/>
        </w:rPr>
      </w:pPr>
    </w:p>
    <w:p w14:paraId="29E0A764" w14:textId="77777777" w:rsidR="004F0E5E" w:rsidRPr="004F0E5E" w:rsidRDefault="004F0E5E" w:rsidP="004F0E5E">
      <w:pPr>
        <w:rPr>
          <w:rFonts w:ascii="Times New Roman" w:hAnsi="Times New Roman" w:cs="Times New Roman"/>
          <w:b/>
          <w:bCs/>
        </w:rPr>
      </w:pPr>
      <w:r w:rsidRPr="004F0E5E">
        <w:rPr>
          <w:rFonts w:ascii="Times New Roman" w:hAnsi="Times New Roman" w:cs="Times New Roman"/>
          <w:b/>
          <w:bCs/>
        </w:rPr>
        <w:t>Background</w:t>
      </w:r>
    </w:p>
    <w:p w14:paraId="2A827089" w14:textId="14A132B3" w:rsidR="004F0E5E" w:rsidRPr="004F0E5E" w:rsidRDefault="004F0E5E" w:rsidP="002E1CE2">
      <w:pPr>
        <w:jc w:val="both"/>
        <w:rPr>
          <w:rFonts w:ascii="Times New Roman" w:hAnsi="Times New Roman" w:cs="Times New Roman"/>
        </w:rPr>
      </w:pPr>
      <w:r w:rsidRPr="004F0E5E">
        <w:rPr>
          <w:rFonts w:ascii="Times New Roman" w:hAnsi="Times New Roman" w:cs="Times New Roman"/>
        </w:rPr>
        <w:t>The increas</w:t>
      </w:r>
      <w:r w:rsidR="000E5BC7">
        <w:rPr>
          <w:rFonts w:ascii="Times New Roman" w:hAnsi="Times New Roman" w:cs="Times New Roman"/>
        </w:rPr>
        <w:t>ing</w:t>
      </w:r>
      <w:r w:rsidRPr="004F0E5E">
        <w:rPr>
          <w:rFonts w:ascii="Times New Roman" w:hAnsi="Times New Roman" w:cs="Times New Roman"/>
        </w:rPr>
        <w:t xml:space="preserve"> accumulation of scientific publications </w:t>
      </w:r>
      <w:r w:rsidR="00D2405E">
        <w:rPr>
          <w:rFonts w:ascii="Times New Roman" w:hAnsi="Times New Roman" w:cs="Times New Roman"/>
        </w:rPr>
        <w:t>necessitat</w:t>
      </w:r>
      <w:r w:rsidRPr="004F0E5E">
        <w:rPr>
          <w:rFonts w:ascii="Times New Roman" w:hAnsi="Times New Roman" w:cs="Times New Roman"/>
        </w:rPr>
        <w:t>e</w:t>
      </w:r>
      <w:r w:rsidR="000E5BC7">
        <w:rPr>
          <w:rFonts w:ascii="Times New Roman" w:hAnsi="Times New Roman" w:cs="Times New Roman"/>
        </w:rPr>
        <w:t>s</w:t>
      </w:r>
      <w:r w:rsidRPr="004F0E5E">
        <w:rPr>
          <w:rFonts w:ascii="Times New Roman" w:hAnsi="Times New Roman" w:cs="Times New Roman"/>
        </w:rPr>
        <w:t xml:space="preserve"> effective methods for synthesizing information</w:t>
      </w:r>
      <w:r>
        <w:rPr>
          <w:rFonts w:ascii="Times New Roman" w:hAnsi="Times New Roman" w:cs="Times New Roman"/>
        </w:rPr>
        <w:t>,</w:t>
      </w:r>
      <w:r w:rsidRPr="004F0E5E">
        <w:rPr>
          <w:rFonts w:ascii="Times New Roman" w:hAnsi="Times New Roman" w:cs="Times New Roman"/>
        </w:rPr>
        <w:t xml:space="preserve"> </w:t>
      </w:r>
      <w:r w:rsidR="00D2405E">
        <w:rPr>
          <w:rFonts w:ascii="Times New Roman" w:hAnsi="Times New Roman" w:cs="Times New Roman"/>
        </w:rPr>
        <w:t>such as</w:t>
      </w:r>
      <w:r>
        <w:rPr>
          <w:rFonts w:ascii="Times New Roman" w:hAnsi="Times New Roman" w:cs="Times New Roman"/>
        </w:rPr>
        <w:t xml:space="preserve"> s</w:t>
      </w:r>
      <w:r w:rsidRPr="004F0E5E">
        <w:rPr>
          <w:rFonts w:ascii="Times New Roman" w:hAnsi="Times New Roman" w:cs="Times New Roman"/>
        </w:rPr>
        <w:t xml:space="preserve">ystematic reviews </w:t>
      </w:r>
      <w:r>
        <w:rPr>
          <w:rFonts w:ascii="Times New Roman" w:hAnsi="Times New Roman" w:cs="Times New Roman"/>
        </w:rPr>
        <w:t>and meta-analyses</w:t>
      </w:r>
      <w:r w:rsidR="007D7DBC">
        <w:rPr>
          <w:rFonts w:ascii="Times New Roman" w:hAnsi="Times New Roman" w:cs="Times New Roman"/>
        </w:rPr>
        <w:t xml:space="preserve"> (Ioannidis, 2023)</w:t>
      </w:r>
      <w:r w:rsidRPr="004F0E5E">
        <w:rPr>
          <w:rFonts w:ascii="Times New Roman" w:hAnsi="Times New Roman" w:cs="Times New Roman"/>
        </w:rPr>
        <w:t>.</w:t>
      </w:r>
      <w:r w:rsidR="00D2405E" w:rsidRPr="00D2405E">
        <w:t xml:space="preserve"> </w:t>
      </w:r>
      <w:r w:rsidR="00D2405E">
        <w:t>C</w:t>
      </w:r>
      <w:r w:rsidR="00D2405E" w:rsidRPr="00D2405E">
        <w:rPr>
          <w:rFonts w:ascii="Times New Roman" w:hAnsi="Times New Roman" w:cs="Times New Roman"/>
        </w:rPr>
        <w:t>onducting systematic reviews is time-consuming, particularly in fields</w:t>
      </w:r>
      <w:r w:rsidR="00D2405E">
        <w:rPr>
          <w:rFonts w:ascii="Times New Roman" w:hAnsi="Times New Roman" w:cs="Times New Roman"/>
        </w:rPr>
        <w:t xml:space="preserve"> </w:t>
      </w:r>
      <w:r w:rsidR="00D2405E" w:rsidRPr="00D2405E">
        <w:rPr>
          <w:rFonts w:ascii="Times New Roman" w:hAnsi="Times New Roman" w:cs="Times New Roman"/>
        </w:rPr>
        <w:t>with a high volume of publications</w:t>
      </w:r>
      <w:r w:rsidR="007D7DBC">
        <w:rPr>
          <w:rFonts w:ascii="Times New Roman" w:hAnsi="Times New Roman" w:cs="Times New Roman"/>
        </w:rPr>
        <w:t xml:space="preserve"> (</w:t>
      </w:r>
      <w:r w:rsidR="00E5051A">
        <w:rPr>
          <w:rFonts w:ascii="Times New Roman" w:hAnsi="Times New Roman" w:cs="Times New Roman"/>
        </w:rPr>
        <w:t xml:space="preserve">Bannach-Brown et al, 2021; </w:t>
      </w:r>
      <w:r w:rsidR="007D7DBC" w:rsidRPr="007D7DBC">
        <w:rPr>
          <w:rFonts w:ascii="Times New Roman" w:hAnsi="Times New Roman" w:cs="Times New Roman"/>
        </w:rPr>
        <w:t>Bugajska et al, 2025)</w:t>
      </w:r>
      <w:r w:rsidR="00D2405E">
        <w:rPr>
          <w:rFonts w:ascii="Times New Roman" w:hAnsi="Times New Roman" w:cs="Times New Roman"/>
        </w:rPr>
        <w:t xml:space="preserve">. </w:t>
      </w:r>
      <w:r w:rsidR="00D2405E" w:rsidRPr="00D2405E">
        <w:rPr>
          <w:rFonts w:ascii="Times New Roman" w:hAnsi="Times New Roman" w:cs="Times New Roman"/>
        </w:rPr>
        <w:t>Among the data collected, quantitative data extraction is one of the most time</w:t>
      </w:r>
      <w:r w:rsidR="00D2405E">
        <w:rPr>
          <w:rFonts w:ascii="Times New Roman" w:hAnsi="Times New Roman" w:cs="Times New Roman"/>
        </w:rPr>
        <w:t>-</w:t>
      </w:r>
      <w:r w:rsidR="00D2405E" w:rsidRPr="00D2405E">
        <w:rPr>
          <w:rFonts w:ascii="Times New Roman" w:hAnsi="Times New Roman" w:cs="Times New Roman"/>
        </w:rPr>
        <w:t xml:space="preserve">consuming and </w:t>
      </w:r>
      <w:r w:rsidR="00D2405E">
        <w:rPr>
          <w:rFonts w:ascii="Times New Roman" w:hAnsi="Times New Roman" w:cs="Times New Roman"/>
        </w:rPr>
        <w:t>error-prone</w:t>
      </w:r>
      <w:r w:rsidR="00D2405E" w:rsidRPr="00D2405E">
        <w:rPr>
          <w:rFonts w:ascii="Times New Roman" w:hAnsi="Times New Roman" w:cs="Times New Roman"/>
        </w:rPr>
        <w:t xml:space="preserve"> </w:t>
      </w:r>
      <w:r w:rsidR="00D2405E">
        <w:rPr>
          <w:rFonts w:ascii="Times New Roman" w:hAnsi="Times New Roman" w:cs="Times New Roman"/>
        </w:rPr>
        <w:t>processe</w:t>
      </w:r>
      <w:r w:rsidR="00D2405E" w:rsidRPr="00D2405E">
        <w:rPr>
          <w:rFonts w:ascii="Times New Roman" w:hAnsi="Times New Roman" w:cs="Times New Roman"/>
        </w:rPr>
        <w:t xml:space="preserve">s, </w:t>
      </w:r>
      <w:r w:rsidR="00D2405E">
        <w:rPr>
          <w:rFonts w:ascii="Times New Roman" w:hAnsi="Times New Roman" w:cs="Times New Roman"/>
        </w:rPr>
        <w:t xml:space="preserve">which may </w:t>
      </w:r>
      <w:r w:rsidR="00D2405E" w:rsidRPr="00D2405E">
        <w:rPr>
          <w:rFonts w:ascii="Times New Roman" w:hAnsi="Times New Roman" w:cs="Times New Roman"/>
        </w:rPr>
        <w:t>influenc</w:t>
      </w:r>
      <w:r w:rsidR="00D2405E">
        <w:rPr>
          <w:rFonts w:ascii="Times New Roman" w:hAnsi="Times New Roman" w:cs="Times New Roman"/>
        </w:rPr>
        <w:t>e</w:t>
      </w:r>
      <w:r w:rsidR="00D2405E" w:rsidRPr="00D2405E">
        <w:rPr>
          <w:rFonts w:ascii="Times New Roman" w:hAnsi="Times New Roman" w:cs="Times New Roman"/>
        </w:rPr>
        <w:t xml:space="preserve"> the results of </w:t>
      </w:r>
      <w:r w:rsidR="00D2405E">
        <w:rPr>
          <w:rFonts w:ascii="Times New Roman" w:hAnsi="Times New Roman" w:cs="Times New Roman"/>
        </w:rPr>
        <w:t xml:space="preserve">the </w:t>
      </w:r>
      <w:r w:rsidR="00D2405E" w:rsidRPr="00D2405E">
        <w:rPr>
          <w:rFonts w:ascii="Times New Roman" w:hAnsi="Times New Roman" w:cs="Times New Roman"/>
        </w:rPr>
        <w:t>meta-analysis</w:t>
      </w:r>
      <w:r w:rsidR="00E5051A">
        <w:rPr>
          <w:rFonts w:ascii="Times New Roman" w:hAnsi="Times New Roman" w:cs="Times New Roman"/>
        </w:rPr>
        <w:t xml:space="preserve"> (Cramond et al, 201</w:t>
      </w:r>
      <w:r w:rsidR="00426F22">
        <w:rPr>
          <w:rFonts w:ascii="Times New Roman" w:hAnsi="Times New Roman" w:cs="Times New Roman"/>
        </w:rPr>
        <w:t>8</w:t>
      </w:r>
      <w:r w:rsidR="00E5051A">
        <w:rPr>
          <w:rFonts w:ascii="Times New Roman" w:hAnsi="Times New Roman" w:cs="Times New Roman"/>
        </w:rPr>
        <w:t xml:space="preserve">; </w:t>
      </w:r>
      <w:r w:rsidR="00E5051A" w:rsidRPr="00E5051A">
        <w:rPr>
          <w:rFonts w:ascii="Times New Roman" w:hAnsi="Times New Roman" w:cs="Times New Roman"/>
        </w:rPr>
        <w:t xml:space="preserve">Van der </w:t>
      </w:r>
      <w:proofErr w:type="spellStart"/>
      <w:r w:rsidR="00E5051A" w:rsidRPr="00E5051A">
        <w:rPr>
          <w:rFonts w:ascii="Times New Roman" w:hAnsi="Times New Roman" w:cs="Times New Roman"/>
        </w:rPr>
        <w:t>Mierden</w:t>
      </w:r>
      <w:proofErr w:type="spellEnd"/>
      <w:r w:rsidR="00E5051A">
        <w:rPr>
          <w:rFonts w:ascii="Times New Roman" w:hAnsi="Times New Roman" w:cs="Times New Roman"/>
        </w:rPr>
        <w:t xml:space="preserve"> et al, 2021)</w:t>
      </w:r>
      <w:r w:rsidR="00D2405E">
        <w:rPr>
          <w:rFonts w:ascii="Times New Roman" w:hAnsi="Times New Roman" w:cs="Times New Roman"/>
        </w:rPr>
        <w:t xml:space="preserve">. </w:t>
      </w:r>
      <w:r w:rsidR="00D2405E" w:rsidRPr="00D2405E">
        <w:rPr>
          <w:rFonts w:ascii="Times New Roman" w:hAnsi="Times New Roman" w:cs="Times New Roman"/>
        </w:rPr>
        <w:t>The most common method</w:t>
      </w:r>
      <w:r w:rsidR="00D2405E">
        <w:rPr>
          <w:rFonts w:ascii="Times New Roman" w:hAnsi="Times New Roman" w:cs="Times New Roman"/>
        </w:rPr>
        <w:t>s</w:t>
      </w:r>
      <w:r w:rsidR="00D2405E" w:rsidRPr="00D2405E">
        <w:rPr>
          <w:rFonts w:ascii="Times New Roman" w:hAnsi="Times New Roman" w:cs="Times New Roman"/>
        </w:rPr>
        <w:t xml:space="preserve"> involve using digital rulers</w:t>
      </w:r>
      <w:r w:rsidR="00D2405E">
        <w:rPr>
          <w:rFonts w:ascii="Times New Roman" w:hAnsi="Times New Roman" w:cs="Times New Roman"/>
        </w:rPr>
        <w:t xml:space="preserve"> and digital </w:t>
      </w:r>
      <w:r w:rsidR="00D2405E" w:rsidRPr="003B5BD7">
        <w:rPr>
          <w:rFonts w:ascii="Times New Roman" w:hAnsi="Times New Roman" w:cs="Times New Roman"/>
          <w:color w:val="000000" w:themeColor="text1"/>
        </w:rPr>
        <w:t>applications</w:t>
      </w:r>
      <w:r w:rsidR="00B640E5" w:rsidRPr="003B5BD7">
        <w:rPr>
          <w:rFonts w:ascii="Times New Roman" w:hAnsi="Times New Roman" w:cs="Times New Roman"/>
          <w:color w:val="000000" w:themeColor="text1"/>
        </w:rPr>
        <w:t xml:space="preserve">, such as </w:t>
      </w:r>
      <w:r w:rsidR="003B5BD7" w:rsidRPr="003B5BD7">
        <w:rPr>
          <w:rFonts w:ascii="Times New Roman" w:hAnsi="Times New Roman" w:cs="Times New Roman"/>
        </w:rPr>
        <w:t>the measuring tool in Adobe Acroba</w:t>
      </w:r>
      <w:r w:rsidR="003B5BD7">
        <w:rPr>
          <w:rFonts w:ascii="Times New Roman" w:hAnsi="Times New Roman" w:cs="Times New Roman"/>
        </w:rPr>
        <w:t>t</w:t>
      </w:r>
      <w:r w:rsidR="00375189">
        <w:rPr>
          <w:rFonts w:ascii="Times New Roman" w:hAnsi="Times New Roman" w:cs="Times New Roman"/>
        </w:rPr>
        <w:t xml:space="preserve"> </w:t>
      </w:r>
      <w:r w:rsidR="00426F22">
        <w:rPr>
          <w:rFonts w:ascii="Times New Roman" w:hAnsi="Times New Roman" w:cs="Times New Roman"/>
        </w:rPr>
        <w:t xml:space="preserve">and </w:t>
      </w:r>
      <w:proofErr w:type="spellStart"/>
      <w:r w:rsidR="00432111" w:rsidRPr="003B5BD7">
        <w:rPr>
          <w:rFonts w:ascii="Times New Roman" w:hAnsi="Times New Roman" w:cs="Times New Roman"/>
        </w:rPr>
        <w:t>WebPlotDigitizer</w:t>
      </w:r>
      <w:proofErr w:type="spellEnd"/>
      <w:r w:rsidR="00375189">
        <w:rPr>
          <w:rFonts w:ascii="Times New Roman" w:hAnsi="Times New Roman" w:cs="Times New Roman"/>
        </w:rPr>
        <w:t xml:space="preserve"> (Cramond et al, 2018).</w:t>
      </w:r>
      <w:r w:rsidR="00D2405E" w:rsidRPr="003B5BD7">
        <w:rPr>
          <w:rFonts w:ascii="Times New Roman" w:hAnsi="Times New Roman" w:cs="Times New Roman"/>
        </w:rPr>
        <w:t xml:space="preserve"> The</w:t>
      </w:r>
      <w:r w:rsidR="00D2405E">
        <w:rPr>
          <w:rFonts w:ascii="Times New Roman" w:hAnsi="Times New Roman" w:cs="Times New Roman"/>
          <w:kern w:val="0"/>
          <w14:ligatures w14:val="none"/>
        </w:rPr>
        <w:t xml:space="preserve"> </w:t>
      </w:r>
      <w:r w:rsidR="00375189">
        <w:rPr>
          <w:rFonts w:ascii="Times New Roman" w:hAnsi="Times New Roman" w:cs="Times New Roman"/>
          <w:kern w:val="0"/>
          <w14:ligatures w14:val="none"/>
        </w:rPr>
        <w:t>rulers are</w:t>
      </w:r>
      <w:r w:rsidR="00D2405E">
        <w:rPr>
          <w:rFonts w:ascii="Times New Roman" w:hAnsi="Times New Roman" w:cs="Times New Roman"/>
          <w:kern w:val="0"/>
          <w14:ligatures w14:val="none"/>
        </w:rPr>
        <w:t xml:space="preserve"> less precise methodolog</w:t>
      </w:r>
      <w:r w:rsidR="00375189">
        <w:rPr>
          <w:rFonts w:ascii="Times New Roman" w:hAnsi="Times New Roman" w:cs="Times New Roman"/>
          <w:kern w:val="0"/>
          <w14:ligatures w14:val="none"/>
        </w:rPr>
        <w:t>ies</w:t>
      </w:r>
      <w:r w:rsidR="00D2405E">
        <w:rPr>
          <w:rFonts w:ascii="Times New Roman" w:hAnsi="Times New Roman" w:cs="Times New Roman"/>
          <w:kern w:val="0"/>
          <w14:ligatures w14:val="none"/>
        </w:rPr>
        <w:t>, and although available applications improve accuracy and reduce</w:t>
      </w:r>
      <w:r w:rsidR="00D2405E">
        <w:rPr>
          <w:rFonts w:ascii="Times New Roman" w:hAnsi="Times New Roman" w:cs="Times New Roman"/>
        </w:rPr>
        <w:t xml:space="preserve"> time</w:t>
      </w:r>
      <w:r w:rsidR="00375189">
        <w:rPr>
          <w:rFonts w:ascii="Times New Roman" w:hAnsi="Times New Roman" w:cs="Times New Roman"/>
        </w:rPr>
        <w:t xml:space="preserve"> requirements</w:t>
      </w:r>
      <w:r w:rsidR="00D2405E">
        <w:rPr>
          <w:rFonts w:ascii="Times New Roman" w:hAnsi="Times New Roman" w:cs="Times New Roman"/>
        </w:rPr>
        <w:t xml:space="preserve">, they still leave the </w:t>
      </w:r>
      <w:r w:rsidR="00D2405E" w:rsidRPr="00D2405E">
        <w:rPr>
          <w:rFonts w:ascii="Times New Roman" w:hAnsi="Times New Roman" w:cs="Times New Roman"/>
        </w:rPr>
        <w:t xml:space="preserve">data collection </w:t>
      </w:r>
      <w:r w:rsidR="00D2405E">
        <w:rPr>
          <w:rFonts w:ascii="Times New Roman" w:hAnsi="Times New Roman" w:cs="Times New Roman"/>
        </w:rPr>
        <w:t xml:space="preserve">process </w:t>
      </w:r>
      <w:r w:rsidR="00375189">
        <w:rPr>
          <w:rFonts w:ascii="Times New Roman" w:hAnsi="Times New Roman" w:cs="Times New Roman"/>
        </w:rPr>
        <w:t>entir</w:t>
      </w:r>
      <w:r w:rsidR="00D2405E">
        <w:rPr>
          <w:rFonts w:ascii="Times New Roman" w:hAnsi="Times New Roman" w:cs="Times New Roman"/>
        </w:rPr>
        <w:t xml:space="preserve">ely </w:t>
      </w:r>
      <w:r w:rsidR="00D2405E" w:rsidRPr="00D2405E">
        <w:rPr>
          <w:rFonts w:ascii="Times New Roman" w:hAnsi="Times New Roman" w:cs="Times New Roman"/>
        </w:rPr>
        <w:t>dependent on the reviewer</w:t>
      </w:r>
      <w:r w:rsidR="00375189">
        <w:rPr>
          <w:rFonts w:ascii="Times New Roman" w:hAnsi="Times New Roman" w:cs="Times New Roman"/>
        </w:rPr>
        <w:t xml:space="preserve"> (Cramond et al, 2018; Kadic et al, 2016)</w:t>
      </w:r>
      <w:r w:rsidR="00D2405E">
        <w:rPr>
          <w:rFonts w:ascii="Times New Roman" w:hAnsi="Times New Roman" w:cs="Times New Roman"/>
        </w:rPr>
        <w:t>.</w:t>
      </w:r>
      <w:r w:rsidR="00A744E3">
        <w:rPr>
          <w:rFonts w:ascii="Times New Roman" w:hAnsi="Times New Roman" w:cs="Times New Roman"/>
        </w:rPr>
        <w:t xml:space="preserve"> A new tool </w:t>
      </w:r>
      <w:r w:rsidR="00A744E3">
        <w:rPr>
          <w:rFonts w:ascii="Times New Roman" w:hAnsi="Times New Roman" w:cs="Times New Roman"/>
          <w:kern w:val="0"/>
          <w14:ligatures w14:val="none"/>
        </w:rPr>
        <w:t xml:space="preserve">has been developed </w:t>
      </w:r>
      <w:r w:rsidR="000E5BC7">
        <w:rPr>
          <w:rFonts w:ascii="Times New Roman" w:hAnsi="Times New Roman" w:cs="Times New Roman"/>
          <w:kern w:val="0"/>
          <w14:ligatures w14:val="none"/>
        </w:rPr>
        <w:t>to</w:t>
      </w:r>
      <w:r w:rsidR="00A744E3">
        <w:rPr>
          <w:rFonts w:ascii="Times New Roman" w:hAnsi="Times New Roman" w:cs="Times New Roman"/>
          <w:kern w:val="0"/>
          <w14:ligatures w14:val="none"/>
        </w:rPr>
        <w:t xml:space="preserve"> extract data from multiple plots within diverse PDFs simultaneously in a more automated manner.</w:t>
      </w:r>
      <w:r w:rsidR="00A744E3">
        <w:rPr>
          <w:rFonts w:ascii="Times New Roman" w:hAnsi="Times New Roman" w:cs="Times New Roman"/>
        </w:rPr>
        <w:t xml:space="preserve"> </w:t>
      </w:r>
      <w:r w:rsidR="00800D87">
        <w:rPr>
          <w:rFonts w:ascii="Times New Roman" w:hAnsi="Times New Roman" w:cs="Times New Roman"/>
        </w:rPr>
        <w:t xml:space="preserve">The system developed in Python extracts structured data from plots using computer vision, OCR, and </w:t>
      </w:r>
      <w:r w:rsidR="00800D87" w:rsidRPr="00B9499A">
        <w:rPr>
          <w:rFonts w:ascii="Times New Roman" w:hAnsi="Times New Roman" w:cs="Times New Roman"/>
        </w:rPr>
        <w:t>mathematical algorithms</w:t>
      </w:r>
      <w:r w:rsidR="00800D87">
        <w:rPr>
          <w:rFonts w:ascii="Times New Roman" w:hAnsi="Times New Roman" w:cs="Times New Roman"/>
        </w:rPr>
        <w:t>.</w:t>
      </w:r>
      <w:r w:rsidR="00800D87" w:rsidRPr="00800D87">
        <w:t xml:space="preserve"> </w:t>
      </w:r>
      <w:r w:rsidR="00800D87">
        <w:rPr>
          <w:rFonts w:ascii="Times New Roman" w:hAnsi="Times New Roman" w:cs="Times New Roman"/>
        </w:rPr>
        <w:t>First, the tool</w:t>
      </w:r>
      <w:r w:rsidR="00800D87" w:rsidRPr="00800D87">
        <w:rPr>
          <w:rFonts w:ascii="Times New Roman" w:hAnsi="Times New Roman" w:cs="Times New Roman"/>
        </w:rPr>
        <w:t xml:space="preserve"> imports </w:t>
      </w:r>
      <w:r w:rsidR="00800D87">
        <w:rPr>
          <w:rFonts w:ascii="Times New Roman" w:hAnsi="Times New Roman" w:cs="Times New Roman"/>
        </w:rPr>
        <w:t>the user-selected PDFs</w:t>
      </w:r>
      <w:r w:rsidR="00800D87" w:rsidRPr="00800D87">
        <w:rPr>
          <w:rFonts w:ascii="Times New Roman" w:hAnsi="Times New Roman" w:cs="Times New Roman"/>
        </w:rPr>
        <w:t>, detects plot images, classifies them, and extracts their data. Users can filter, review, and correct the extracted values directly in the interface</w:t>
      </w:r>
      <w:r w:rsidR="00800D87">
        <w:rPr>
          <w:rFonts w:ascii="Times New Roman" w:hAnsi="Times New Roman" w:cs="Times New Roman"/>
        </w:rPr>
        <w:t xml:space="preserve">, and the </w:t>
      </w:r>
      <w:r w:rsidR="00800D87" w:rsidRPr="00800D87">
        <w:rPr>
          <w:rFonts w:ascii="Times New Roman" w:hAnsi="Times New Roman" w:cs="Times New Roman"/>
        </w:rPr>
        <w:t>final cleaned dataset can then be exported as a CSV file.</w:t>
      </w:r>
      <w:r w:rsidR="00800D87">
        <w:rPr>
          <w:rFonts w:ascii="Times New Roman" w:hAnsi="Times New Roman" w:cs="Times New Roman"/>
        </w:rPr>
        <w:t xml:space="preserve"> </w:t>
      </w:r>
      <w:r w:rsidR="00D9192B">
        <w:rPr>
          <w:rFonts w:ascii="Times New Roman" w:hAnsi="Times New Roman" w:cs="Times New Roman"/>
        </w:rPr>
        <w:t>The</w:t>
      </w:r>
      <w:r w:rsidR="00B843F2">
        <w:rPr>
          <w:rFonts w:ascii="Times New Roman" w:hAnsi="Times New Roman" w:cs="Times New Roman"/>
        </w:rPr>
        <w:t xml:space="preserve"> tool structure </w:t>
      </w:r>
      <w:r w:rsidR="00040B7C">
        <w:rPr>
          <w:rFonts w:ascii="Times New Roman" w:hAnsi="Times New Roman" w:cs="Times New Roman"/>
        </w:rPr>
        <w:t xml:space="preserve">will be </w:t>
      </w:r>
      <w:r w:rsidR="00B843F2">
        <w:rPr>
          <w:rFonts w:ascii="Times New Roman" w:hAnsi="Times New Roman" w:cs="Times New Roman"/>
        </w:rPr>
        <w:t xml:space="preserve">available on </w:t>
      </w:r>
      <w:r w:rsidR="00B843F2" w:rsidRPr="00B843F2">
        <w:rPr>
          <w:rFonts w:ascii="Times New Roman" w:hAnsi="Times New Roman" w:cs="Times New Roman"/>
          <w:highlight w:val="yellow"/>
        </w:rPr>
        <w:t>GitHub</w:t>
      </w:r>
      <w:r w:rsidR="00B843F2">
        <w:rPr>
          <w:rFonts w:ascii="Times New Roman" w:hAnsi="Times New Roman" w:cs="Times New Roman"/>
        </w:rPr>
        <w:t xml:space="preserve">, and the models </w:t>
      </w:r>
      <w:r w:rsidR="00040B7C">
        <w:rPr>
          <w:rFonts w:ascii="Times New Roman" w:hAnsi="Times New Roman" w:cs="Times New Roman"/>
        </w:rPr>
        <w:t xml:space="preserve">will </w:t>
      </w:r>
      <w:r w:rsidR="00B843F2">
        <w:rPr>
          <w:rFonts w:ascii="Times New Roman" w:hAnsi="Times New Roman" w:cs="Times New Roman"/>
        </w:rPr>
        <w:t xml:space="preserve">be accessed </w:t>
      </w:r>
      <w:r w:rsidR="00040B7C">
        <w:rPr>
          <w:rFonts w:ascii="Times New Roman" w:hAnsi="Times New Roman" w:cs="Times New Roman"/>
        </w:rPr>
        <w:t>via</w:t>
      </w:r>
      <w:r w:rsidR="00B843F2">
        <w:rPr>
          <w:rFonts w:ascii="Times New Roman" w:hAnsi="Times New Roman" w:cs="Times New Roman"/>
        </w:rPr>
        <w:t xml:space="preserve"> </w:t>
      </w:r>
      <w:proofErr w:type="spellStart"/>
      <w:r w:rsidR="00B843F2" w:rsidRPr="00B843F2">
        <w:rPr>
          <w:rFonts w:ascii="Times New Roman" w:hAnsi="Times New Roman" w:cs="Times New Roman"/>
          <w:highlight w:val="yellow"/>
        </w:rPr>
        <w:t>HuggingFace</w:t>
      </w:r>
      <w:proofErr w:type="spellEnd"/>
      <w:r w:rsidR="00B843F2">
        <w:rPr>
          <w:rFonts w:ascii="Times New Roman" w:hAnsi="Times New Roman" w:cs="Times New Roman"/>
        </w:rPr>
        <w:t xml:space="preserve">. </w:t>
      </w:r>
      <w:r w:rsidR="00A744E3">
        <w:rPr>
          <w:rFonts w:ascii="Times New Roman" w:hAnsi="Times New Roman" w:cs="Times New Roman"/>
        </w:rPr>
        <w:t>Validation of this tool is necessary to identify potential flaws</w:t>
      </w:r>
      <w:r w:rsidR="0071515A">
        <w:rPr>
          <w:rFonts w:ascii="Times New Roman" w:hAnsi="Times New Roman" w:cs="Times New Roman"/>
        </w:rPr>
        <w:t xml:space="preserve">, </w:t>
      </w:r>
      <w:r w:rsidR="00A744E3">
        <w:rPr>
          <w:rFonts w:ascii="Times New Roman" w:hAnsi="Times New Roman" w:cs="Times New Roman"/>
        </w:rPr>
        <w:t>provide users with guidance</w:t>
      </w:r>
      <w:r w:rsidR="005349AF">
        <w:rPr>
          <w:rFonts w:ascii="Times New Roman" w:hAnsi="Times New Roman" w:cs="Times New Roman"/>
        </w:rPr>
        <w:t xml:space="preserve"> on its use</w:t>
      </w:r>
      <w:r w:rsidR="0071515A">
        <w:rPr>
          <w:rFonts w:ascii="Times New Roman" w:hAnsi="Times New Roman" w:cs="Times New Roman"/>
        </w:rPr>
        <w:t>,</w:t>
      </w:r>
      <w:r w:rsidR="00B640E5">
        <w:rPr>
          <w:rFonts w:ascii="Times New Roman" w:hAnsi="Times New Roman" w:cs="Times New Roman"/>
        </w:rPr>
        <w:t xml:space="preserve"> and </w:t>
      </w:r>
      <w:r w:rsidR="0071515A">
        <w:rPr>
          <w:rFonts w:ascii="Times New Roman" w:hAnsi="Times New Roman" w:cs="Times New Roman"/>
        </w:rPr>
        <w:t xml:space="preserve">assess </w:t>
      </w:r>
      <w:r w:rsidR="00B640E5">
        <w:rPr>
          <w:rFonts w:ascii="Times New Roman" w:hAnsi="Times New Roman" w:cs="Times New Roman"/>
        </w:rPr>
        <w:t>performance levels</w:t>
      </w:r>
      <w:r w:rsidR="00A744E3">
        <w:rPr>
          <w:rFonts w:ascii="Times New Roman" w:hAnsi="Times New Roman" w:cs="Times New Roman"/>
        </w:rPr>
        <w:t>.</w:t>
      </w:r>
    </w:p>
    <w:p w14:paraId="6923FD00" w14:textId="77777777" w:rsidR="000E5BC7" w:rsidRDefault="004F0E5E" w:rsidP="004F0E5E">
      <w:pPr>
        <w:rPr>
          <w:rFonts w:ascii="Times New Roman" w:hAnsi="Times New Roman" w:cs="Times New Roman"/>
          <w:b/>
          <w:bCs/>
        </w:rPr>
      </w:pPr>
      <w:r w:rsidRPr="004F0E5E">
        <w:rPr>
          <w:rFonts w:ascii="Times New Roman" w:hAnsi="Times New Roman" w:cs="Times New Roman"/>
          <w:b/>
          <w:bCs/>
        </w:rPr>
        <w:t>Aims</w:t>
      </w:r>
    </w:p>
    <w:p w14:paraId="24ADE2E9" w14:textId="77777777" w:rsidR="004F0E5E" w:rsidRPr="000E5BC7" w:rsidRDefault="004F0E5E" w:rsidP="000E5BC7">
      <w:pPr>
        <w:pStyle w:val="PargrafodaLista"/>
        <w:numPr>
          <w:ilvl w:val="0"/>
          <w:numId w:val="2"/>
        </w:numPr>
        <w:rPr>
          <w:rFonts w:ascii="Times New Roman" w:hAnsi="Times New Roman" w:cs="Times New Roman"/>
          <w:b/>
          <w:bCs/>
        </w:rPr>
      </w:pPr>
      <w:r w:rsidRPr="000E5BC7">
        <w:rPr>
          <w:rFonts w:ascii="Times New Roman" w:hAnsi="Times New Roman" w:cs="Times New Roman"/>
        </w:rPr>
        <w:t xml:space="preserve">Evaluate the performance of the </w:t>
      </w:r>
      <w:r w:rsidRPr="001C6522">
        <w:rPr>
          <w:rFonts w:ascii="Times New Roman" w:hAnsi="Times New Roman" w:cs="Times New Roman"/>
          <w:highlight w:val="yellow"/>
        </w:rPr>
        <w:t>[tool name]</w:t>
      </w:r>
      <w:r w:rsidRPr="000E5BC7">
        <w:rPr>
          <w:rFonts w:ascii="Times New Roman" w:hAnsi="Times New Roman" w:cs="Times New Roman"/>
        </w:rPr>
        <w:t xml:space="preserve"> in extracting data from different types of plot</w:t>
      </w:r>
      <w:r w:rsidR="002A0045" w:rsidRPr="000E5BC7">
        <w:rPr>
          <w:rFonts w:ascii="Times New Roman" w:hAnsi="Times New Roman" w:cs="Times New Roman"/>
        </w:rPr>
        <w:t>s within PDF files</w:t>
      </w:r>
      <w:r w:rsidRPr="000E5BC7">
        <w:rPr>
          <w:rFonts w:ascii="Times New Roman" w:hAnsi="Times New Roman" w:cs="Times New Roman"/>
        </w:rPr>
        <w:t xml:space="preserve">. </w:t>
      </w:r>
    </w:p>
    <w:p w14:paraId="3DE6CC6D" w14:textId="5BBA9894" w:rsidR="004F0E5E" w:rsidRPr="000E5BC7" w:rsidRDefault="00D7182C" w:rsidP="000E5BC7">
      <w:pPr>
        <w:pStyle w:val="PargrafodaLista"/>
        <w:numPr>
          <w:ilvl w:val="0"/>
          <w:numId w:val="2"/>
        </w:numPr>
        <w:rPr>
          <w:rFonts w:ascii="Times New Roman" w:hAnsi="Times New Roman" w:cs="Times New Roman"/>
        </w:rPr>
      </w:pPr>
      <w:r>
        <w:rPr>
          <w:rFonts w:ascii="Times New Roman" w:hAnsi="Times New Roman" w:cs="Times New Roman"/>
        </w:rPr>
        <w:t>Collect</w:t>
      </w:r>
      <w:r w:rsidR="004F0E5E" w:rsidRPr="000E5BC7">
        <w:rPr>
          <w:rFonts w:ascii="Times New Roman" w:hAnsi="Times New Roman" w:cs="Times New Roman"/>
        </w:rPr>
        <w:t xml:space="preserve"> </w:t>
      </w:r>
      <w:r>
        <w:rPr>
          <w:rFonts w:ascii="Times New Roman" w:hAnsi="Times New Roman" w:cs="Times New Roman"/>
        </w:rPr>
        <w:t>user</w:t>
      </w:r>
      <w:r w:rsidR="004F0E5E" w:rsidRPr="000E5BC7">
        <w:rPr>
          <w:rFonts w:ascii="Times New Roman" w:hAnsi="Times New Roman" w:cs="Times New Roman"/>
        </w:rPr>
        <w:t xml:space="preserve"> </w:t>
      </w:r>
      <w:r>
        <w:rPr>
          <w:rFonts w:ascii="Times New Roman" w:hAnsi="Times New Roman" w:cs="Times New Roman"/>
        </w:rPr>
        <w:t xml:space="preserve">feedback on </w:t>
      </w:r>
      <w:r w:rsidR="004F0E5E" w:rsidRPr="000E5BC7">
        <w:rPr>
          <w:rFonts w:ascii="Times New Roman" w:hAnsi="Times New Roman" w:cs="Times New Roman"/>
        </w:rPr>
        <w:t xml:space="preserve">the </w:t>
      </w:r>
      <w:r>
        <w:rPr>
          <w:rFonts w:ascii="Times New Roman" w:hAnsi="Times New Roman" w:cs="Times New Roman"/>
        </w:rPr>
        <w:t xml:space="preserve">tool's </w:t>
      </w:r>
      <w:r w:rsidR="004F0E5E" w:rsidRPr="000E5BC7">
        <w:rPr>
          <w:rFonts w:ascii="Times New Roman" w:hAnsi="Times New Roman" w:cs="Times New Roman"/>
        </w:rPr>
        <w:t>usability and intuitiveness.</w:t>
      </w:r>
    </w:p>
    <w:p w14:paraId="5A3D4BE3" w14:textId="77777777" w:rsidR="004F0E5E" w:rsidRDefault="004F0E5E" w:rsidP="004F0E5E">
      <w:pPr>
        <w:rPr>
          <w:rFonts w:ascii="Times New Roman" w:hAnsi="Times New Roman" w:cs="Times New Roman"/>
        </w:rPr>
      </w:pPr>
    </w:p>
    <w:p w14:paraId="7C951894" w14:textId="77777777" w:rsidR="00A744E3" w:rsidRDefault="00A744E3" w:rsidP="00A744E3">
      <w:pPr>
        <w:rPr>
          <w:rFonts w:ascii="Times New Roman" w:hAnsi="Times New Roman" w:cs="Times New Roman"/>
          <w:b/>
          <w:bCs/>
        </w:rPr>
      </w:pPr>
      <w:r w:rsidRPr="004F0E5E">
        <w:rPr>
          <w:rFonts w:ascii="Times New Roman" w:hAnsi="Times New Roman" w:cs="Times New Roman"/>
          <w:b/>
          <w:bCs/>
        </w:rPr>
        <w:t>Name</w:t>
      </w:r>
      <w:r>
        <w:rPr>
          <w:rFonts w:ascii="Times New Roman" w:hAnsi="Times New Roman" w:cs="Times New Roman"/>
          <w:b/>
          <w:bCs/>
        </w:rPr>
        <w:t xml:space="preserve"> of the tool </w:t>
      </w:r>
    </w:p>
    <w:p w14:paraId="7EDCF327" w14:textId="77777777" w:rsidR="00C309FC" w:rsidRPr="00F4381B" w:rsidRDefault="00C309FC" w:rsidP="00A744E3">
      <w:pPr>
        <w:rPr>
          <w:rFonts w:ascii="Times New Roman" w:hAnsi="Times New Roman" w:cs="Times New Roman"/>
          <w:highlight w:val="yellow"/>
        </w:rPr>
      </w:pPr>
      <w:r w:rsidRPr="00F4381B">
        <w:rPr>
          <w:rFonts w:ascii="Times New Roman" w:hAnsi="Times New Roman" w:cs="Times New Roman"/>
          <w:highlight w:val="yellow"/>
        </w:rPr>
        <w:t>Plot-in Data-out</w:t>
      </w:r>
    </w:p>
    <w:p w14:paraId="7D691613" w14:textId="77777777" w:rsidR="00C309FC" w:rsidRDefault="00C309FC" w:rsidP="00A744E3">
      <w:pPr>
        <w:rPr>
          <w:rFonts w:ascii="Times New Roman" w:hAnsi="Times New Roman" w:cs="Times New Roman"/>
        </w:rPr>
      </w:pPr>
      <w:r w:rsidRPr="00F4381B">
        <w:rPr>
          <w:rFonts w:ascii="Times New Roman" w:hAnsi="Times New Roman" w:cs="Times New Roman"/>
          <w:highlight w:val="yellow"/>
        </w:rPr>
        <w:t>Plot-out</w:t>
      </w:r>
    </w:p>
    <w:p w14:paraId="4380E14C" w14:textId="77777777" w:rsidR="007070C0" w:rsidRDefault="007070C0" w:rsidP="00A744E3">
      <w:pPr>
        <w:rPr>
          <w:rFonts w:ascii="Times New Roman" w:hAnsi="Times New Roman" w:cs="Times New Roman"/>
        </w:rPr>
      </w:pPr>
      <w:r w:rsidRPr="00F4381B">
        <w:rPr>
          <w:rFonts w:ascii="Times New Roman" w:hAnsi="Times New Roman" w:cs="Times New Roman"/>
          <w:highlight w:val="yellow"/>
        </w:rPr>
        <w:lastRenderedPageBreak/>
        <w:t>Plot-</w:t>
      </w:r>
      <w:r w:rsidRPr="007070C0">
        <w:rPr>
          <w:rFonts w:ascii="Times New Roman" w:hAnsi="Times New Roman" w:cs="Times New Roman"/>
          <w:highlight w:val="yellow"/>
        </w:rPr>
        <w:t>in</w:t>
      </w:r>
    </w:p>
    <w:p w14:paraId="424FE6F8" w14:textId="77777777" w:rsidR="00A744E3" w:rsidRDefault="00A744E3" w:rsidP="00A744E3">
      <w:pPr>
        <w:rPr>
          <w:rFonts w:ascii="Times New Roman" w:hAnsi="Times New Roman" w:cs="Times New Roman"/>
          <w:b/>
          <w:bCs/>
        </w:rPr>
      </w:pPr>
      <w:r w:rsidRPr="004F0E5E">
        <w:rPr>
          <w:rFonts w:ascii="Times New Roman" w:hAnsi="Times New Roman" w:cs="Times New Roman"/>
          <w:b/>
          <w:bCs/>
        </w:rPr>
        <w:t>Version</w:t>
      </w:r>
    </w:p>
    <w:p w14:paraId="0E5C8114" w14:textId="77777777" w:rsidR="00A744E3" w:rsidRPr="004F0E5E" w:rsidRDefault="00A744E3" w:rsidP="00A744E3">
      <w:pPr>
        <w:rPr>
          <w:rFonts w:ascii="Times New Roman" w:hAnsi="Times New Roman" w:cs="Times New Roman"/>
        </w:rPr>
      </w:pPr>
      <w:r>
        <w:rPr>
          <w:rFonts w:ascii="Times New Roman" w:hAnsi="Times New Roman" w:cs="Times New Roman"/>
        </w:rPr>
        <w:t xml:space="preserve"> </w:t>
      </w:r>
      <w:r w:rsidRPr="004F0E5E">
        <w:rPr>
          <w:rFonts w:ascii="Times New Roman" w:hAnsi="Times New Roman" w:cs="Times New Roman"/>
        </w:rPr>
        <w:t>1.0.0</w:t>
      </w:r>
      <w:r>
        <w:rPr>
          <w:rFonts w:ascii="Times New Roman" w:hAnsi="Times New Roman" w:cs="Times New Roman"/>
        </w:rPr>
        <w:t xml:space="preserve"> </w:t>
      </w:r>
    </w:p>
    <w:p w14:paraId="0DD08C99" w14:textId="77777777" w:rsidR="00A744E3" w:rsidRDefault="00A744E3" w:rsidP="00A744E3">
      <w:pPr>
        <w:rPr>
          <w:rFonts w:ascii="Times New Roman" w:hAnsi="Times New Roman" w:cs="Times New Roman"/>
          <w:b/>
          <w:bCs/>
        </w:rPr>
      </w:pPr>
      <w:r w:rsidRPr="004F0E5E">
        <w:rPr>
          <w:rFonts w:ascii="Times New Roman" w:hAnsi="Times New Roman" w:cs="Times New Roman"/>
          <w:b/>
          <w:bCs/>
        </w:rPr>
        <w:t>Testers</w:t>
      </w:r>
    </w:p>
    <w:p w14:paraId="05E94FA6" w14:textId="304F223D" w:rsidR="002E1CE2" w:rsidRPr="00B03ABA" w:rsidRDefault="001B2B06" w:rsidP="004F0E5E">
      <w:pPr>
        <w:rPr>
          <w:rFonts w:ascii="Times New Roman" w:hAnsi="Times New Roman" w:cs="Times New Roman"/>
        </w:rPr>
      </w:pPr>
      <w:r w:rsidRPr="001C6522">
        <w:rPr>
          <w:rFonts w:ascii="Times New Roman" w:hAnsi="Times New Roman" w:cs="Times New Roman"/>
          <w:highlight w:val="yellow"/>
        </w:rPr>
        <w:t>To be determined.</w:t>
      </w:r>
    </w:p>
    <w:p w14:paraId="62A151CB" w14:textId="5ED3AD8A" w:rsidR="007572E4" w:rsidRPr="00431FA5" w:rsidRDefault="00431FA5" w:rsidP="004F0E5E">
      <w:pPr>
        <w:rPr>
          <w:rFonts w:ascii="Times New Roman" w:hAnsi="Times New Roman" w:cs="Times New Roman"/>
          <w:b/>
          <w:bCs/>
        </w:rPr>
      </w:pPr>
      <w:r w:rsidRPr="00006C50">
        <w:rPr>
          <w:rFonts w:ascii="Times New Roman" w:hAnsi="Times New Roman" w:cs="Times New Roman"/>
          <w:b/>
          <w:bCs/>
        </w:rPr>
        <w:t>Tool and its functionalities</w:t>
      </w:r>
    </w:p>
    <w:p w14:paraId="61CBC551" w14:textId="6661A382" w:rsidR="001B2B06" w:rsidRDefault="00800D87" w:rsidP="00EE5E59">
      <w:pPr>
        <w:jc w:val="both"/>
        <w:rPr>
          <w:rFonts w:ascii="Times New Roman" w:hAnsi="Times New Roman" w:cs="Times New Roman"/>
        </w:rPr>
      </w:pPr>
      <w:r>
        <w:rPr>
          <w:rFonts w:ascii="Times New Roman" w:hAnsi="Times New Roman" w:cs="Times New Roman"/>
        </w:rPr>
        <w:t>The system</w:t>
      </w:r>
      <w:r w:rsidR="00B9499A" w:rsidRPr="00B9499A">
        <w:rPr>
          <w:rFonts w:ascii="Times New Roman" w:hAnsi="Times New Roman" w:cs="Times New Roman"/>
        </w:rPr>
        <w:t xml:space="preserve"> supports data extraction from images containing bar, line, scatter, box</w:t>
      </w:r>
      <w:r w:rsidR="00B9499A">
        <w:rPr>
          <w:rFonts w:ascii="Times New Roman" w:hAnsi="Times New Roman" w:cs="Times New Roman"/>
          <w:kern w:val="0"/>
          <w14:ligatures w14:val="none"/>
        </w:rPr>
        <w:t>, histogram, heatmap, and pie plots in</w:t>
      </w:r>
      <w:r w:rsidR="00B9499A" w:rsidRPr="00B9499A">
        <w:rPr>
          <w:rFonts w:ascii="Times New Roman" w:hAnsi="Times New Roman" w:cs="Times New Roman"/>
        </w:rPr>
        <w:t xml:space="preserve"> scientific PDFs.</w:t>
      </w:r>
      <w:r w:rsidR="00B9499A">
        <w:rPr>
          <w:rFonts w:ascii="Times New Roman" w:hAnsi="Times New Roman" w:cs="Times New Roman"/>
        </w:rPr>
        <w:t xml:space="preserve"> </w:t>
      </w:r>
      <w:r w:rsidR="00EE5E59">
        <w:rPr>
          <w:rFonts w:ascii="Times New Roman" w:hAnsi="Times New Roman" w:cs="Times New Roman"/>
        </w:rPr>
        <w:t xml:space="preserve">The architecture is divided according to the </w:t>
      </w:r>
      <w:r w:rsidR="00D7182C">
        <w:rPr>
          <w:rFonts w:ascii="Times New Roman" w:hAnsi="Times New Roman" w:cs="Times New Roman"/>
        </w:rPr>
        <w:t>plot's</w:t>
      </w:r>
      <w:r w:rsidR="00EE5E59">
        <w:rPr>
          <w:rFonts w:ascii="Times New Roman" w:hAnsi="Times New Roman" w:cs="Times New Roman"/>
        </w:rPr>
        <w:t xml:space="preserve"> coordinate system, as shown in Figure 1.</w:t>
      </w:r>
      <w:r>
        <w:rPr>
          <w:rFonts w:ascii="Times New Roman" w:hAnsi="Times New Roman" w:cs="Times New Roman"/>
        </w:rPr>
        <w:t xml:space="preserve"> The process starts with </w:t>
      </w:r>
      <w:r w:rsidRPr="006219B6">
        <w:rPr>
          <w:rFonts w:ascii="Times New Roman" w:hAnsi="Times New Roman" w:cs="Times New Roman"/>
          <w:b/>
          <w:bCs/>
        </w:rPr>
        <w:t>file import</w:t>
      </w:r>
      <w:r>
        <w:rPr>
          <w:rFonts w:ascii="Times New Roman" w:hAnsi="Times New Roman" w:cs="Times New Roman"/>
        </w:rPr>
        <w:t xml:space="preserve">, where the user can select a single PDF file or a folder containing multiple PDF files. The user can </w:t>
      </w:r>
      <w:r w:rsidRPr="006219B6">
        <w:rPr>
          <w:rFonts w:ascii="Times New Roman" w:hAnsi="Times New Roman" w:cs="Times New Roman"/>
          <w:b/>
          <w:bCs/>
        </w:rPr>
        <w:t xml:space="preserve">choose the </w:t>
      </w:r>
      <w:r w:rsidRPr="00800D87">
        <w:rPr>
          <w:rFonts w:ascii="Times New Roman" w:hAnsi="Times New Roman" w:cs="Times New Roman"/>
        </w:rPr>
        <w:t xml:space="preserve">classification </w:t>
      </w:r>
      <w:r>
        <w:rPr>
          <w:rFonts w:ascii="Times New Roman" w:hAnsi="Times New Roman" w:cs="Times New Roman"/>
        </w:rPr>
        <w:t xml:space="preserve">model </w:t>
      </w:r>
      <w:r w:rsidRPr="00800D87">
        <w:rPr>
          <w:rFonts w:ascii="Times New Roman" w:hAnsi="Times New Roman" w:cs="Times New Roman"/>
          <w:b/>
          <w:bCs/>
        </w:rPr>
        <w:t>settings</w:t>
      </w:r>
      <w:r>
        <w:rPr>
          <w:rFonts w:ascii="Times New Roman" w:hAnsi="Times New Roman" w:cs="Times New Roman"/>
        </w:rPr>
        <w:t xml:space="preserve">, though a default model is provided. The system will </w:t>
      </w:r>
      <w:r w:rsidRPr="003C1E8B">
        <w:rPr>
          <w:rFonts w:ascii="Times New Roman" w:hAnsi="Times New Roman" w:cs="Times New Roman"/>
          <w:b/>
          <w:bCs/>
        </w:rPr>
        <w:t>recognize images</w:t>
      </w:r>
      <w:r>
        <w:rPr>
          <w:rFonts w:ascii="Times New Roman" w:hAnsi="Times New Roman" w:cs="Times New Roman"/>
        </w:rPr>
        <w:t xml:space="preserve"> in the PDFs and classify them into plot types, which will be decisive for subsequent processing (Figure 1), depending on </w:t>
      </w:r>
      <w:r w:rsidR="00D7182C">
        <w:rPr>
          <w:rFonts w:ascii="Times New Roman" w:hAnsi="Times New Roman" w:cs="Times New Roman"/>
        </w:rPr>
        <w:t>it's</w:t>
      </w:r>
      <w:r>
        <w:rPr>
          <w:rFonts w:ascii="Times New Roman" w:hAnsi="Times New Roman" w:cs="Times New Roman"/>
        </w:rPr>
        <w:t xml:space="preserve"> the coordinate system. </w:t>
      </w:r>
      <w:r w:rsidRPr="003C1E8B">
        <w:rPr>
          <w:rFonts w:ascii="Times New Roman" w:hAnsi="Times New Roman" w:cs="Times New Roman"/>
          <w:b/>
          <w:bCs/>
          <w:kern w:val="0"/>
          <w14:ligatures w14:val="none"/>
        </w:rPr>
        <w:t xml:space="preserve">Data extraction </w:t>
      </w:r>
      <w:r>
        <w:rPr>
          <w:rFonts w:ascii="Times New Roman" w:hAnsi="Times New Roman" w:cs="Times New Roman"/>
          <w:kern w:val="0"/>
          <w14:ligatures w14:val="none"/>
        </w:rPr>
        <w:t>will be performed for each image, and the results will be displayed on</w:t>
      </w:r>
      <w:r>
        <w:rPr>
          <w:rFonts w:ascii="Times New Roman" w:hAnsi="Times New Roman" w:cs="Times New Roman"/>
        </w:rPr>
        <w:t xml:space="preserve"> the user interface. The user will be able to </w:t>
      </w:r>
      <w:r w:rsidRPr="003C1E8B">
        <w:rPr>
          <w:rFonts w:ascii="Times New Roman" w:hAnsi="Times New Roman" w:cs="Times New Roman"/>
          <w:b/>
          <w:bCs/>
        </w:rPr>
        <w:t>filter the context of interest</w:t>
      </w:r>
      <w:r>
        <w:rPr>
          <w:rFonts w:ascii="Times New Roman" w:hAnsi="Times New Roman" w:cs="Times New Roman"/>
        </w:rPr>
        <w:t xml:space="preserve"> (group and outcome) with the checkbox and the input box. The final extracted </w:t>
      </w:r>
      <w:r w:rsidRPr="0027199A">
        <w:rPr>
          <w:rFonts w:ascii="Times New Roman" w:hAnsi="Times New Roman" w:cs="Times New Roman"/>
          <w:b/>
          <w:bCs/>
        </w:rPr>
        <w:t>data</w:t>
      </w:r>
      <w:r>
        <w:rPr>
          <w:rFonts w:ascii="Times New Roman" w:hAnsi="Times New Roman" w:cs="Times New Roman"/>
        </w:rPr>
        <w:t xml:space="preserve"> will be displayed to the user so they can check and </w:t>
      </w:r>
      <w:r w:rsidRPr="0027199A">
        <w:rPr>
          <w:rFonts w:ascii="Times New Roman" w:hAnsi="Times New Roman" w:cs="Times New Roman"/>
          <w:b/>
          <w:bCs/>
        </w:rPr>
        <w:t xml:space="preserve">correct </w:t>
      </w:r>
      <w:r>
        <w:rPr>
          <w:rFonts w:ascii="Times New Roman" w:hAnsi="Times New Roman" w:cs="Times New Roman"/>
        </w:rPr>
        <w:t xml:space="preserve">it by interacting with the text boxes. Finally, the </w:t>
      </w:r>
      <w:r w:rsidRPr="00A631D3">
        <w:rPr>
          <w:rFonts w:ascii="Times New Roman" w:hAnsi="Times New Roman" w:cs="Times New Roman"/>
          <w:b/>
          <w:bCs/>
        </w:rPr>
        <w:t>results will be exported</w:t>
      </w:r>
      <w:r>
        <w:rPr>
          <w:rFonts w:ascii="Times New Roman" w:hAnsi="Times New Roman" w:cs="Times New Roman"/>
        </w:rPr>
        <w:t xml:space="preserve"> as structured </w:t>
      </w:r>
      <w:r>
        <w:rPr>
          <w:rFonts w:ascii="Times New Roman" w:hAnsi="Times New Roman" w:cs="Times New Roman"/>
          <w:kern w:val="0"/>
          <w14:ligatures w14:val="none"/>
        </w:rPr>
        <w:t>CSV data, which can be downloaded by clicking a</w:t>
      </w:r>
      <w:r>
        <w:rPr>
          <w:rFonts w:ascii="Times New Roman" w:hAnsi="Times New Roman" w:cs="Times New Roman"/>
        </w:rPr>
        <w:t xml:space="preserve"> button. </w:t>
      </w:r>
    </w:p>
    <w:p w14:paraId="57784D97" w14:textId="5D5A4A19" w:rsidR="000B4BA8" w:rsidRDefault="000B4BA8" w:rsidP="00EE5E59">
      <w:pPr>
        <w:jc w:val="center"/>
        <w:rPr>
          <w:rFonts w:ascii="Times New Roman" w:hAnsi="Times New Roman" w:cs="Times New Roman"/>
        </w:rPr>
      </w:pPr>
      <w:r w:rsidRPr="000B4BA8">
        <w:rPr>
          <w:rFonts w:ascii="Times New Roman" w:hAnsi="Times New Roman" w:cs="Times New Roman"/>
          <w:noProof/>
        </w:rPr>
        <w:lastRenderedPageBreak/>
        <w:drawing>
          <wp:inline distT="0" distB="0" distL="0" distR="0" wp14:anchorId="6BD97D51" wp14:editId="3686DA93">
            <wp:extent cx="5206482" cy="6874219"/>
            <wp:effectExtent l="0" t="0" r="635" b="0"/>
            <wp:docPr id="15383496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49686" name=""/>
                    <pic:cNvPicPr/>
                  </pic:nvPicPr>
                  <pic:blipFill>
                    <a:blip r:embed="rId6"/>
                    <a:stretch>
                      <a:fillRect/>
                    </a:stretch>
                  </pic:blipFill>
                  <pic:spPr>
                    <a:xfrm>
                      <a:off x="0" y="0"/>
                      <a:ext cx="5358307" cy="7074676"/>
                    </a:xfrm>
                    <a:prstGeom prst="rect">
                      <a:avLst/>
                    </a:prstGeom>
                  </pic:spPr>
                </pic:pic>
              </a:graphicData>
            </a:graphic>
          </wp:inline>
        </w:drawing>
      </w:r>
    </w:p>
    <w:p w14:paraId="22BF5788" w14:textId="7A742062" w:rsidR="00A631D3" w:rsidRPr="00D7182C" w:rsidRDefault="00EE5E59" w:rsidP="004F0E5E">
      <w:pPr>
        <w:rPr>
          <w:rFonts w:ascii="Times New Roman" w:hAnsi="Times New Roman" w:cs="Times New Roman"/>
          <w:b/>
          <w:bCs/>
        </w:rPr>
      </w:pPr>
      <w:r w:rsidRPr="00D7182C">
        <w:rPr>
          <w:rFonts w:ascii="Times New Roman" w:hAnsi="Times New Roman" w:cs="Times New Roman"/>
          <w:b/>
          <w:bCs/>
        </w:rPr>
        <w:t>Figure 1. High-level architecture.</w:t>
      </w:r>
    </w:p>
    <w:p w14:paraId="5E49EB50" w14:textId="4D5457ED" w:rsidR="007572E4" w:rsidRDefault="00A744E3" w:rsidP="004F0E5E">
      <w:pPr>
        <w:rPr>
          <w:rFonts w:ascii="Times New Roman" w:hAnsi="Times New Roman" w:cs="Times New Roman"/>
          <w:b/>
          <w:bCs/>
        </w:rPr>
      </w:pPr>
      <w:r w:rsidRPr="00A744E3">
        <w:rPr>
          <w:rFonts w:ascii="Times New Roman" w:hAnsi="Times New Roman" w:cs="Times New Roman"/>
          <w:b/>
          <w:bCs/>
        </w:rPr>
        <w:t>Dataset</w:t>
      </w:r>
    </w:p>
    <w:p w14:paraId="54D53B38" w14:textId="77777777" w:rsidR="00D72F74" w:rsidRPr="00D72F74" w:rsidRDefault="00463BC5" w:rsidP="00D72F74">
      <w:pPr>
        <w:jc w:val="both"/>
        <w:rPr>
          <w:rFonts w:ascii="Times New Roman" w:hAnsi="Times New Roman" w:cs="Times New Roman"/>
        </w:rPr>
      </w:pPr>
      <w:r>
        <w:rPr>
          <w:rFonts w:ascii="Times New Roman" w:hAnsi="Times New Roman" w:cs="Times New Roman"/>
        </w:rPr>
        <w:t>Most</w:t>
      </w:r>
      <w:r w:rsidR="00D72F74" w:rsidRPr="007572E4">
        <w:rPr>
          <w:rFonts w:ascii="Times New Roman" w:hAnsi="Times New Roman" w:cs="Times New Roman"/>
        </w:rPr>
        <w:t xml:space="preserve"> articles used in this study originated from a systematic review investigating the effects of antidepressants on rodents in the forced swim test (Martins et al, 2025).</w:t>
      </w:r>
      <w:r w:rsidR="00D72F74">
        <w:rPr>
          <w:rFonts w:ascii="Times New Roman" w:hAnsi="Times New Roman" w:cs="Times New Roman"/>
        </w:rPr>
        <w:t xml:space="preserve"> </w:t>
      </w:r>
      <w:r w:rsidR="00D72F74" w:rsidRPr="00D72F74">
        <w:rPr>
          <w:rFonts w:ascii="Times New Roman" w:hAnsi="Times New Roman" w:cs="Times New Roman"/>
        </w:rPr>
        <w:t>This behavio</w:t>
      </w:r>
      <w:r w:rsidR="003F51A7">
        <w:rPr>
          <w:rFonts w:ascii="Times New Roman" w:hAnsi="Times New Roman" w:cs="Times New Roman"/>
        </w:rPr>
        <w:t>u</w:t>
      </w:r>
      <w:r w:rsidR="00D72F74" w:rsidRPr="00D72F74">
        <w:rPr>
          <w:rFonts w:ascii="Times New Roman" w:hAnsi="Times New Roman" w:cs="Times New Roman"/>
        </w:rPr>
        <w:t>ral test is widely used in preclinical research to evaluate the potential antidepressant effect of substances. Considered a valuable tool due to its predictive validity, the test measures the response to antidepressants through behavio</w:t>
      </w:r>
      <w:r w:rsidR="003F51A7">
        <w:rPr>
          <w:rFonts w:ascii="Times New Roman" w:hAnsi="Times New Roman" w:cs="Times New Roman"/>
        </w:rPr>
        <w:t>u</w:t>
      </w:r>
      <w:r w:rsidR="00D72F74" w:rsidRPr="00D72F74">
        <w:rPr>
          <w:rFonts w:ascii="Times New Roman" w:hAnsi="Times New Roman" w:cs="Times New Roman"/>
        </w:rPr>
        <w:t xml:space="preserve">ral analysis of </w:t>
      </w:r>
      <w:r w:rsidR="00D72F74" w:rsidRPr="00D72F74">
        <w:rPr>
          <w:rFonts w:ascii="Times New Roman" w:hAnsi="Times New Roman" w:cs="Times New Roman"/>
        </w:rPr>
        <w:lastRenderedPageBreak/>
        <w:t>immobility, swimming, and climbing of rodents.</w:t>
      </w:r>
      <w:r w:rsidR="00D72F74">
        <w:rPr>
          <w:rFonts w:ascii="Times New Roman" w:hAnsi="Times New Roman" w:cs="Times New Roman"/>
        </w:rPr>
        <w:t xml:space="preserve"> The data set is divided into two samples</w:t>
      </w:r>
      <w:r>
        <w:rPr>
          <w:rFonts w:ascii="Times New Roman" w:hAnsi="Times New Roman" w:cs="Times New Roman"/>
        </w:rPr>
        <w:t xml:space="preserve"> (I and II)</w:t>
      </w:r>
      <w:r w:rsidR="00D72F74">
        <w:rPr>
          <w:rFonts w:ascii="Times New Roman" w:hAnsi="Times New Roman" w:cs="Times New Roman"/>
        </w:rPr>
        <w:t>:</w:t>
      </w:r>
    </w:p>
    <w:p w14:paraId="134DC769" w14:textId="1D526535" w:rsidR="004F0E5E" w:rsidRPr="005603DF" w:rsidRDefault="002A0045" w:rsidP="005603DF">
      <w:pPr>
        <w:pStyle w:val="PargrafodaLista"/>
        <w:numPr>
          <w:ilvl w:val="0"/>
          <w:numId w:val="3"/>
        </w:numPr>
        <w:jc w:val="both"/>
        <w:rPr>
          <w:rFonts w:ascii="Times New Roman" w:hAnsi="Times New Roman" w:cs="Times New Roman"/>
        </w:rPr>
      </w:pPr>
      <w:r w:rsidRPr="005603DF">
        <w:rPr>
          <w:rFonts w:ascii="Times New Roman" w:hAnsi="Times New Roman" w:cs="Times New Roman"/>
        </w:rPr>
        <w:t xml:space="preserve">The sample </w:t>
      </w:r>
      <w:r w:rsidR="00D72F74" w:rsidRPr="005603DF">
        <w:rPr>
          <w:rFonts w:ascii="Times New Roman" w:hAnsi="Times New Roman" w:cs="Times New Roman"/>
        </w:rPr>
        <w:t>of 200</w:t>
      </w:r>
      <w:r w:rsidR="00F0100B">
        <w:rPr>
          <w:rFonts w:ascii="Times New Roman" w:hAnsi="Times New Roman" w:cs="Times New Roman"/>
        </w:rPr>
        <w:t xml:space="preserve"> out of 2560</w:t>
      </w:r>
      <w:r w:rsidR="00D72F74" w:rsidRPr="005603DF">
        <w:rPr>
          <w:rFonts w:ascii="Times New Roman" w:hAnsi="Times New Roman" w:cs="Times New Roman"/>
        </w:rPr>
        <w:t xml:space="preserve"> </w:t>
      </w:r>
      <w:r w:rsidR="00F0100B" w:rsidRPr="005603DF">
        <w:rPr>
          <w:rFonts w:ascii="Times New Roman" w:hAnsi="Times New Roman" w:cs="Times New Roman"/>
        </w:rPr>
        <w:t xml:space="preserve">articles </w:t>
      </w:r>
      <w:r w:rsidRPr="005603DF">
        <w:rPr>
          <w:rFonts w:ascii="Times New Roman" w:hAnsi="Times New Roman" w:cs="Times New Roman"/>
        </w:rPr>
        <w:t xml:space="preserve">was randomly generated </w:t>
      </w:r>
      <w:r w:rsidR="00E554A4" w:rsidRPr="005603DF">
        <w:rPr>
          <w:rFonts w:ascii="Times New Roman" w:hAnsi="Times New Roman" w:cs="Times New Roman"/>
          <w:kern w:val="0"/>
          <w14:ligatures w14:val="none"/>
        </w:rPr>
        <w:t xml:space="preserve">using the </w:t>
      </w:r>
      <w:r w:rsidR="00D7182C">
        <w:rPr>
          <w:rFonts w:ascii="Times New Roman" w:hAnsi="Times New Roman" w:cs="Times New Roman"/>
          <w:kern w:val="0"/>
          <w14:ligatures w14:val="none"/>
        </w:rPr>
        <w:t>"</w:t>
      </w:r>
      <w:r w:rsidR="00E554A4" w:rsidRPr="005603DF">
        <w:rPr>
          <w:rFonts w:ascii="Times New Roman" w:hAnsi="Times New Roman" w:cs="Times New Roman"/>
          <w:kern w:val="0"/>
          <w14:ligatures w14:val="none"/>
        </w:rPr>
        <w:t>RANDBETWEEN</w:t>
      </w:r>
      <w:r w:rsidR="00D7182C">
        <w:rPr>
          <w:rFonts w:ascii="Times New Roman" w:hAnsi="Times New Roman" w:cs="Times New Roman"/>
          <w:kern w:val="0"/>
          <w14:ligatures w14:val="none"/>
        </w:rPr>
        <w:t>"</w:t>
      </w:r>
      <w:r w:rsidR="00E554A4" w:rsidRPr="005603DF">
        <w:rPr>
          <w:rFonts w:ascii="Times New Roman" w:hAnsi="Times New Roman" w:cs="Times New Roman"/>
          <w:kern w:val="0"/>
          <w14:ligatures w14:val="none"/>
        </w:rPr>
        <w:t xml:space="preserve"> function in Microsoft Excel</w:t>
      </w:r>
      <w:r w:rsidRPr="005603DF">
        <w:rPr>
          <w:rFonts w:ascii="Times New Roman" w:hAnsi="Times New Roman" w:cs="Times New Roman"/>
        </w:rPr>
        <w:t xml:space="preserve"> (</w:t>
      </w:r>
      <w:r w:rsidR="00E554A4" w:rsidRPr="005603DF">
        <w:rPr>
          <w:rFonts w:ascii="Times New Roman" w:hAnsi="Times New Roman" w:cs="Times New Roman"/>
        </w:rPr>
        <w:t>v.</w:t>
      </w:r>
      <w:r w:rsidRPr="005603DF">
        <w:rPr>
          <w:rFonts w:ascii="Times New Roman" w:hAnsi="Times New Roman" w:cs="Times New Roman"/>
        </w:rPr>
        <w:t xml:space="preserve"> 16.0, Microsoft Corp., Redmond, WA, USA). The </w:t>
      </w:r>
      <w:r w:rsidR="009B5B9F">
        <w:rPr>
          <w:rFonts w:ascii="Times New Roman" w:hAnsi="Times New Roman" w:cs="Times New Roman"/>
          <w:kern w:val="0"/>
          <w14:ligatures w14:val="none"/>
        </w:rPr>
        <w:t xml:space="preserve">sample publication date range spans 1986 to 2017, reflecting changes in the literature over time. </w:t>
      </w:r>
      <w:r w:rsidRPr="005603DF">
        <w:rPr>
          <w:rFonts w:ascii="Times New Roman" w:hAnsi="Times New Roman" w:cs="Times New Roman"/>
        </w:rPr>
        <w:t xml:space="preserve">Most of the included publications presented data, primarily the mean immobility time and the standard error of the mean (SEM), in a graphical format (i.e., 435 of 561 studies within the 200 publications). The bar plots represented 97.24% </w:t>
      </w:r>
      <w:r w:rsidR="009E17C9" w:rsidRPr="005603DF">
        <w:rPr>
          <w:rFonts w:ascii="Times New Roman" w:hAnsi="Times New Roman" w:cs="Times New Roman"/>
        </w:rPr>
        <w:t xml:space="preserve">(n = 423) </w:t>
      </w:r>
      <w:r w:rsidRPr="005603DF">
        <w:rPr>
          <w:rFonts w:ascii="Times New Roman" w:hAnsi="Times New Roman" w:cs="Times New Roman"/>
        </w:rPr>
        <w:t xml:space="preserve">of the total </w:t>
      </w:r>
      <w:r w:rsidR="00463BC5">
        <w:rPr>
          <w:rFonts w:ascii="Times New Roman" w:hAnsi="Times New Roman" w:cs="Times New Roman"/>
        </w:rPr>
        <w:t xml:space="preserve">extracted </w:t>
      </w:r>
      <w:r w:rsidRPr="005603DF">
        <w:rPr>
          <w:rFonts w:ascii="Times New Roman" w:hAnsi="Times New Roman" w:cs="Times New Roman"/>
        </w:rPr>
        <w:t>graphs</w:t>
      </w:r>
      <w:r w:rsidR="00E554A4" w:rsidRPr="005603DF">
        <w:rPr>
          <w:rFonts w:ascii="Times New Roman" w:hAnsi="Times New Roman" w:cs="Times New Roman"/>
        </w:rPr>
        <w:t>; the other</w:t>
      </w:r>
      <w:r w:rsidR="009E17C9" w:rsidRPr="005603DF">
        <w:rPr>
          <w:rFonts w:ascii="Times New Roman" w:hAnsi="Times New Roman" w:cs="Times New Roman"/>
        </w:rPr>
        <w:t>s</w:t>
      </w:r>
      <w:r w:rsidR="00E554A4" w:rsidRPr="005603DF">
        <w:rPr>
          <w:rFonts w:ascii="Times New Roman" w:hAnsi="Times New Roman" w:cs="Times New Roman"/>
        </w:rPr>
        <w:t xml:space="preserve"> </w:t>
      </w:r>
      <w:r w:rsidR="009E17C9" w:rsidRPr="005603DF">
        <w:rPr>
          <w:rFonts w:ascii="Times New Roman" w:hAnsi="Times New Roman" w:cs="Times New Roman"/>
        </w:rPr>
        <w:t>were line plots (n = 12)</w:t>
      </w:r>
      <w:r w:rsidRPr="005603DF">
        <w:rPr>
          <w:rFonts w:ascii="Times New Roman" w:hAnsi="Times New Roman" w:cs="Times New Roman"/>
        </w:rPr>
        <w:t>.</w:t>
      </w:r>
    </w:p>
    <w:p w14:paraId="29E7C87C" w14:textId="38ACE850" w:rsidR="001B2B06" w:rsidRPr="00902FE4" w:rsidRDefault="001B2B06" w:rsidP="00902FE4">
      <w:pPr>
        <w:pStyle w:val="PargrafodaLista"/>
        <w:numPr>
          <w:ilvl w:val="0"/>
          <w:numId w:val="3"/>
        </w:numPr>
        <w:spacing w:after="0" w:line="240" w:lineRule="auto"/>
        <w:jc w:val="both"/>
        <w:rPr>
          <w:rFonts w:ascii="Times New Roman" w:hAnsi="Times New Roman" w:cs="Times New Roman"/>
          <w:lang w:val="en-US"/>
        </w:rPr>
      </w:pPr>
      <w:r w:rsidRPr="00463BC5">
        <w:rPr>
          <w:rFonts w:ascii="Times New Roman" w:hAnsi="Times New Roman" w:cs="Times New Roman"/>
          <w:lang w:val="en-US"/>
        </w:rPr>
        <w:t xml:space="preserve">A sample of </w:t>
      </w:r>
      <w:r w:rsidR="003F51A7" w:rsidRPr="00463BC5">
        <w:rPr>
          <w:rFonts w:ascii="Times New Roman" w:hAnsi="Times New Roman" w:cs="Times New Roman"/>
          <w:lang w:val="en-US"/>
        </w:rPr>
        <w:t xml:space="preserve">approximately </w:t>
      </w:r>
      <w:r w:rsidR="003E661C" w:rsidRPr="00463BC5">
        <w:rPr>
          <w:rFonts w:ascii="Times New Roman" w:hAnsi="Times New Roman" w:cs="Times New Roman"/>
          <w:lang w:val="en-US"/>
        </w:rPr>
        <w:t>800</w:t>
      </w:r>
      <w:r w:rsidRPr="00463BC5">
        <w:rPr>
          <w:rFonts w:ascii="Times New Roman" w:hAnsi="Times New Roman" w:cs="Times New Roman"/>
          <w:lang w:val="en-US"/>
        </w:rPr>
        <w:t xml:space="preserve"> </w:t>
      </w:r>
      <w:r w:rsidRPr="00463BC5">
        <w:rPr>
          <w:rFonts w:ascii="Times New Roman" w:hAnsi="Times New Roman" w:cs="Times New Roman"/>
        </w:rPr>
        <w:t>plots</w:t>
      </w:r>
      <w:r w:rsidR="003F51A7" w:rsidRPr="00463BC5">
        <w:rPr>
          <w:rFonts w:ascii="Times New Roman" w:hAnsi="Times New Roman" w:cs="Times New Roman"/>
        </w:rPr>
        <w:t xml:space="preserve"> for each plot type</w:t>
      </w:r>
      <w:r w:rsidRPr="00463BC5">
        <w:rPr>
          <w:rFonts w:ascii="Times New Roman" w:hAnsi="Times New Roman" w:cs="Times New Roman"/>
        </w:rPr>
        <w:t xml:space="preserve"> </w:t>
      </w:r>
      <w:r w:rsidRPr="00E8308D">
        <w:rPr>
          <w:rFonts w:ascii="Times New Roman" w:hAnsi="Times New Roman" w:cs="Times New Roman"/>
        </w:rPr>
        <w:t xml:space="preserve">was </w:t>
      </w:r>
      <w:r w:rsidR="004F4946" w:rsidRPr="00E8308D">
        <w:rPr>
          <w:rFonts w:ascii="Times New Roman" w:hAnsi="Times New Roman" w:cs="Times New Roman"/>
        </w:rPr>
        <w:t xml:space="preserve">synthetically </w:t>
      </w:r>
      <w:r w:rsidRPr="00463BC5">
        <w:rPr>
          <w:rFonts w:ascii="Times New Roman" w:hAnsi="Times New Roman" w:cs="Times New Roman"/>
        </w:rPr>
        <w:t>generated</w:t>
      </w:r>
      <w:r w:rsidRPr="00E8308D">
        <w:rPr>
          <w:rFonts w:ascii="Times New Roman" w:hAnsi="Times New Roman" w:cs="Times New Roman"/>
        </w:rPr>
        <w:t xml:space="preserve"> for an in-depth evaluation </w:t>
      </w:r>
      <w:r w:rsidRPr="00463BC5">
        <w:rPr>
          <w:rFonts w:ascii="Times New Roman" w:hAnsi="Times New Roman" w:cs="Times New Roman"/>
          <w:lang w:val="en-US"/>
        </w:rPr>
        <w:t xml:space="preserve">of the </w:t>
      </w:r>
      <w:r w:rsidRPr="00463BC5">
        <w:rPr>
          <w:rFonts w:ascii="Times New Roman" w:hAnsi="Times New Roman" w:cs="Times New Roman"/>
        </w:rPr>
        <w:t>data extraction</w:t>
      </w:r>
      <w:r w:rsidRPr="00463BC5">
        <w:rPr>
          <w:rFonts w:ascii="Times New Roman" w:hAnsi="Times New Roman" w:cs="Times New Roman"/>
          <w:lang w:val="en-US"/>
        </w:rPr>
        <w:t xml:space="preserve"> functionality (</w:t>
      </w:r>
      <w:r w:rsidR="00D13DFF">
        <w:rPr>
          <w:rFonts w:ascii="Times New Roman" w:hAnsi="Times New Roman" w:cs="Times New Roman"/>
          <w:lang w:val="en-US"/>
        </w:rPr>
        <w:t xml:space="preserve">Test </w:t>
      </w:r>
      <w:proofErr w:type="spellStart"/>
      <w:r w:rsidR="00260A65">
        <w:rPr>
          <w:rFonts w:ascii="Times New Roman" w:hAnsi="Times New Roman" w:cs="Times New Roman"/>
          <w:lang w:val="en-US"/>
        </w:rPr>
        <w:t>Test</w:t>
      </w:r>
      <w:proofErr w:type="spellEnd"/>
      <w:r w:rsidR="00260A65">
        <w:rPr>
          <w:rFonts w:ascii="Times New Roman" w:hAnsi="Times New Roman" w:cs="Times New Roman"/>
          <w:lang w:val="en-US"/>
        </w:rPr>
        <w:t xml:space="preserve"> </w:t>
      </w:r>
      <w:r w:rsidRPr="00463BC5">
        <w:rPr>
          <w:rFonts w:ascii="Times New Roman" w:hAnsi="Times New Roman" w:cs="Times New Roman"/>
          <w:lang w:val="en-US"/>
        </w:rPr>
        <w:t>ID = T</w:t>
      </w:r>
      <w:r w:rsidRPr="00463BC5">
        <w:rPr>
          <w:rFonts w:ascii="Times New Roman" w:hAnsi="Times New Roman" w:cs="Times New Roman"/>
        </w:rPr>
        <w:t>4</w:t>
      </w:r>
      <w:r w:rsidR="00F83578">
        <w:rPr>
          <w:rFonts w:ascii="Times New Roman" w:hAnsi="Times New Roman" w:cs="Times New Roman"/>
        </w:rPr>
        <w:t>, Table 1</w:t>
      </w:r>
      <w:r w:rsidRPr="00463BC5">
        <w:rPr>
          <w:rFonts w:ascii="Times New Roman" w:hAnsi="Times New Roman" w:cs="Times New Roman"/>
          <w:lang w:val="en-US"/>
        </w:rPr>
        <w:t>)</w:t>
      </w:r>
      <w:r w:rsidR="002D2AD8" w:rsidRPr="00463BC5">
        <w:rPr>
          <w:rFonts w:ascii="Times New Roman" w:hAnsi="Times New Roman" w:cs="Times New Roman"/>
          <w:lang w:val="en-US"/>
        </w:rPr>
        <w:t>,</w:t>
      </w:r>
      <w:r w:rsidR="0032316F">
        <w:rPr>
          <w:rFonts w:ascii="Times New Roman" w:hAnsi="Times New Roman" w:cs="Times New Roman"/>
          <w:lang w:val="en-US"/>
        </w:rPr>
        <w:t xml:space="preserve"> encompassing scientific and business domains</w:t>
      </w:r>
      <w:r w:rsidRPr="00463BC5">
        <w:rPr>
          <w:rFonts w:ascii="Times New Roman" w:hAnsi="Times New Roman" w:cs="Times New Roman"/>
          <w:lang w:val="en-US"/>
        </w:rPr>
        <w:t>.</w:t>
      </w:r>
      <w:r w:rsidR="00463BC5" w:rsidRPr="00463BC5">
        <w:rPr>
          <w:rFonts w:ascii="Times New Roman" w:hAnsi="Times New Roman" w:cs="Times New Roman"/>
          <w:lang w:val="en-US"/>
        </w:rPr>
        <w:t xml:space="preserve"> </w:t>
      </w:r>
      <w:r w:rsidR="00F83578">
        <w:rPr>
          <w:rFonts w:ascii="Times New Roman" w:hAnsi="Times New Roman" w:cs="Times New Roman"/>
          <w:lang w:val="en-US"/>
        </w:rPr>
        <w:t xml:space="preserve">The synthetic data generation pipeline generates </w:t>
      </w:r>
      <w:r w:rsidR="00F83578" w:rsidRPr="00F83578">
        <w:rPr>
          <w:rFonts w:ascii="Times New Roman" w:hAnsi="Times New Roman" w:cs="Times New Roman"/>
          <w:lang w:val="en-US"/>
        </w:rPr>
        <w:t xml:space="preserve">labels (bounding boxes, </w:t>
      </w:r>
      <w:proofErr w:type="spellStart"/>
      <w:r w:rsidR="00F83578" w:rsidRPr="00F83578">
        <w:rPr>
          <w:rFonts w:ascii="Times New Roman" w:hAnsi="Times New Roman" w:cs="Times New Roman"/>
          <w:lang w:val="en-US"/>
        </w:rPr>
        <w:t>keypoints</w:t>
      </w:r>
      <w:proofErr w:type="spellEnd"/>
      <w:r w:rsidR="00F83578" w:rsidRPr="00F83578">
        <w:rPr>
          <w:rFonts w:ascii="Times New Roman" w:hAnsi="Times New Roman" w:cs="Times New Roman"/>
          <w:lang w:val="en-US"/>
        </w:rPr>
        <w:t>, text content) simultaneously with the image,</w:t>
      </w:r>
      <w:r w:rsidR="00F83578">
        <w:rPr>
          <w:rFonts w:ascii="Times New Roman" w:hAnsi="Times New Roman" w:cs="Times New Roman"/>
          <w:lang w:val="en-US"/>
        </w:rPr>
        <w:t xml:space="preserve"> ensuring 100% label accuracy and avoiding the errors of human annotation. The generated values are based on </w:t>
      </w:r>
      <w:r w:rsidR="00F83578" w:rsidRPr="00F83578">
        <w:rPr>
          <w:rFonts w:ascii="Times New Roman" w:hAnsi="Times New Roman" w:cs="Times New Roman"/>
          <w:lang w:val="en-US"/>
        </w:rPr>
        <w:t xml:space="preserve">specific statistical distributions </w:t>
      </w:r>
      <w:r w:rsidR="00C17793">
        <w:rPr>
          <w:rFonts w:ascii="Times New Roman" w:hAnsi="Times New Roman" w:cs="Times New Roman"/>
          <w:kern w:val="0"/>
          <w:lang w:val="en-US"/>
          <w14:ligatures w14:val="none"/>
        </w:rPr>
        <w:t xml:space="preserve">reported in the scientific literature and rendered with the </w:t>
      </w:r>
      <w:r w:rsidR="00C17793" w:rsidRPr="00C17793">
        <w:rPr>
          <w:rFonts w:ascii="Times New Roman" w:hAnsi="Times New Roman" w:cs="Times New Roman"/>
          <w:kern w:val="0"/>
          <w:lang w:val="en-US"/>
          <w14:ligatures w14:val="none"/>
        </w:rPr>
        <w:t>Matplotlib library</w:t>
      </w:r>
      <w:r w:rsidR="00C17793">
        <w:rPr>
          <w:rFonts w:ascii="Times New Roman" w:hAnsi="Times New Roman" w:cs="Times New Roman"/>
          <w:kern w:val="0"/>
          <w:lang w:val="en-US"/>
          <w14:ligatures w14:val="none"/>
        </w:rPr>
        <w:t xml:space="preserve">. After that, the images are processed through an augmentation pipeline to </w:t>
      </w:r>
      <w:r w:rsidR="00C17793" w:rsidRPr="00C17793">
        <w:rPr>
          <w:rFonts w:ascii="Times New Roman" w:hAnsi="Times New Roman" w:cs="Times New Roman"/>
          <w:kern w:val="0"/>
          <w:lang w:val="en-US"/>
          <w14:ligatures w14:val="none"/>
        </w:rPr>
        <w:t>simulate scanning artifacts, low resolution, and sensor noise</w:t>
      </w:r>
      <w:r w:rsidR="00C17793">
        <w:rPr>
          <w:rFonts w:ascii="Times New Roman" w:hAnsi="Times New Roman" w:cs="Times New Roman"/>
          <w:kern w:val="0"/>
          <w:lang w:val="en-US"/>
          <w14:ligatures w14:val="none"/>
        </w:rPr>
        <w:t>, reflecting the quality of some plots found in scientific PDFs</w:t>
      </w:r>
      <w:r w:rsidR="00C17793" w:rsidRPr="00C17793">
        <w:rPr>
          <w:rFonts w:ascii="Times New Roman" w:hAnsi="Times New Roman" w:cs="Times New Roman"/>
          <w:kern w:val="0"/>
          <w:lang w:val="en-US"/>
          <w14:ligatures w14:val="none"/>
        </w:rPr>
        <w:t>.</w:t>
      </w:r>
      <w:r w:rsidR="00902FE4">
        <w:rPr>
          <w:rFonts w:ascii="Times New Roman" w:hAnsi="Times New Roman" w:cs="Times New Roman"/>
          <w:kern w:val="0"/>
          <w:lang w:val="en-US"/>
          <w14:ligatures w14:val="none"/>
        </w:rPr>
        <w:t xml:space="preserve"> The diversity of the dataset is increased by the </w:t>
      </w:r>
      <w:r w:rsidR="00D7182C">
        <w:rPr>
          <w:rFonts w:ascii="Times New Roman" w:hAnsi="Times New Roman" w:cs="Times New Roman"/>
          <w:kern w:val="0"/>
          <w:lang w:val="en-US"/>
          <w14:ligatures w14:val="none"/>
        </w:rPr>
        <w:t>system's</w:t>
      </w:r>
      <w:r w:rsidR="00902FE4">
        <w:rPr>
          <w:rFonts w:ascii="Times New Roman" w:hAnsi="Times New Roman" w:cs="Times New Roman"/>
          <w:kern w:val="0"/>
          <w:lang w:val="en-US"/>
          <w14:ligatures w14:val="none"/>
        </w:rPr>
        <w:t xml:space="preserve"> combination of 8 plot patterns, more than 20 themes, and more than 15 visual effects. </w:t>
      </w:r>
      <w:r w:rsidR="00463BC5" w:rsidRPr="00902FE4">
        <w:rPr>
          <w:rFonts w:ascii="Times New Roman" w:hAnsi="Times New Roman" w:cs="Times New Roman"/>
          <w:lang w:val="en-US"/>
        </w:rPr>
        <w:t xml:space="preserve">Those figures </w:t>
      </w:r>
      <w:r w:rsidR="00902FE4">
        <w:rPr>
          <w:rFonts w:ascii="Times New Roman" w:hAnsi="Times New Roman" w:cs="Times New Roman"/>
          <w:lang w:val="en-US"/>
        </w:rPr>
        <w:t xml:space="preserve">will be </w:t>
      </w:r>
      <w:r w:rsidR="00463BC5" w:rsidRPr="00902FE4">
        <w:rPr>
          <w:rFonts w:ascii="Times New Roman" w:hAnsi="Times New Roman" w:cs="Times New Roman"/>
          <w:lang w:val="en-US"/>
        </w:rPr>
        <w:t>incorporated into real PDF files of scientific papers drawn from the remaining records included in the library review</w:t>
      </w:r>
      <w:r w:rsidR="00D13DFF" w:rsidRPr="00902FE4">
        <w:rPr>
          <w:rFonts w:ascii="Times New Roman" w:hAnsi="Times New Roman" w:cs="Times New Roman"/>
          <w:lang w:val="en-US"/>
        </w:rPr>
        <w:t>,</w:t>
      </w:r>
      <w:r w:rsidR="00463BC5" w:rsidRPr="00902FE4">
        <w:rPr>
          <w:rFonts w:ascii="Times New Roman" w:hAnsi="Times New Roman" w:cs="Times New Roman"/>
          <w:lang w:val="en-US"/>
        </w:rPr>
        <w:t xml:space="preserve"> for an in-depth evaluation of the plot and text recognition</w:t>
      </w:r>
      <w:r w:rsidR="00463BC5" w:rsidRPr="00902FE4">
        <w:rPr>
          <w:rFonts w:ascii="Times New Roman" w:hAnsi="Times New Roman" w:cs="Times New Roman"/>
        </w:rPr>
        <w:t xml:space="preserve"> and context</w:t>
      </w:r>
      <w:r w:rsidR="00D13DFF" w:rsidRPr="00902FE4">
        <w:rPr>
          <w:rFonts w:ascii="Times New Roman" w:hAnsi="Times New Roman" w:cs="Times New Roman"/>
        </w:rPr>
        <w:t>-</w:t>
      </w:r>
      <w:r w:rsidR="00463BC5" w:rsidRPr="00902FE4">
        <w:rPr>
          <w:rFonts w:ascii="Times New Roman" w:hAnsi="Times New Roman" w:cs="Times New Roman"/>
        </w:rPr>
        <w:t>of</w:t>
      </w:r>
      <w:r w:rsidR="00D13DFF" w:rsidRPr="00902FE4">
        <w:rPr>
          <w:rFonts w:ascii="Times New Roman" w:hAnsi="Times New Roman" w:cs="Times New Roman"/>
        </w:rPr>
        <w:t>-</w:t>
      </w:r>
      <w:r w:rsidR="00463BC5" w:rsidRPr="00902FE4">
        <w:rPr>
          <w:rFonts w:ascii="Times New Roman" w:hAnsi="Times New Roman" w:cs="Times New Roman"/>
        </w:rPr>
        <w:t>interest</w:t>
      </w:r>
      <w:r w:rsidR="00D13DFF" w:rsidRPr="00902FE4">
        <w:rPr>
          <w:rFonts w:ascii="Times New Roman" w:hAnsi="Times New Roman" w:cs="Times New Roman"/>
        </w:rPr>
        <w:t xml:space="preserve"> filtering</w:t>
      </w:r>
      <w:r w:rsidR="00463BC5" w:rsidRPr="00902FE4">
        <w:rPr>
          <w:rFonts w:ascii="Times New Roman" w:hAnsi="Times New Roman" w:cs="Times New Roman"/>
          <w:lang w:val="en-US"/>
        </w:rPr>
        <w:t xml:space="preserve"> functionalit</w:t>
      </w:r>
      <w:r w:rsidR="00D13DFF" w:rsidRPr="00902FE4">
        <w:rPr>
          <w:rFonts w:ascii="Times New Roman" w:hAnsi="Times New Roman" w:cs="Times New Roman"/>
          <w:lang w:val="en-US"/>
        </w:rPr>
        <w:t>ies</w:t>
      </w:r>
      <w:r w:rsidR="00463BC5" w:rsidRPr="00902FE4">
        <w:rPr>
          <w:rFonts w:ascii="Times New Roman" w:hAnsi="Times New Roman" w:cs="Times New Roman"/>
          <w:lang w:val="en-US"/>
        </w:rPr>
        <w:t xml:space="preserve"> (</w:t>
      </w:r>
      <w:r w:rsidR="00D13DFF" w:rsidRPr="00902FE4">
        <w:rPr>
          <w:rFonts w:ascii="Times New Roman" w:hAnsi="Times New Roman" w:cs="Times New Roman"/>
          <w:lang w:val="en-US"/>
        </w:rPr>
        <w:t>Test IDs</w:t>
      </w:r>
      <w:r w:rsidR="00463BC5" w:rsidRPr="00902FE4">
        <w:rPr>
          <w:rFonts w:ascii="Times New Roman" w:hAnsi="Times New Roman" w:cs="Times New Roman"/>
          <w:lang w:val="en-US"/>
        </w:rPr>
        <w:t xml:space="preserve"> T3</w:t>
      </w:r>
      <w:r w:rsidR="00463BC5" w:rsidRPr="00902FE4">
        <w:rPr>
          <w:rFonts w:ascii="Times New Roman" w:hAnsi="Times New Roman" w:cs="Times New Roman"/>
        </w:rPr>
        <w:t xml:space="preserve"> and T5</w:t>
      </w:r>
      <w:r w:rsidR="00463BC5" w:rsidRPr="00902FE4">
        <w:rPr>
          <w:rFonts w:ascii="Times New Roman" w:hAnsi="Times New Roman" w:cs="Times New Roman"/>
          <w:lang w:val="en-US"/>
        </w:rPr>
        <w:t>). This sample was created to increase sample size and plot type</w:t>
      </w:r>
      <w:r w:rsidR="00D13DFF" w:rsidRPr="00902FE4">
        <w:rPr>
          <w:rFonts w:ascii="Times New Roman" w:hAnsi="Times New Roman" w:cs="Times New Roman"/>
          <w:lang w:val="en-US"/>
        </w:rPr>
        <w:t xml:space="preserve"> variability</w:t>
      </w:r>
      <w:r w:rsidR="00463BC5" w:rsidRPr="00902FE4">
        <w:rPr>
          <w:rFonts w:ascii="Times New Roman" w:hAnsi="Times New Roman" w:cs="Times New Roman"/>
          <w:lang w:val="en-US"/>
        </w:rPr>
        <w:t>.</w:t>
      </w:r>
    </w:p>
    <w:p w14:paraId="3C02FF82" w14:textId="77777777" w:rsidR="00E75F94" w:rsidRPr="00E75F94" w:rsidRDefault="00E75F94" w:rsidP="001B2B06">
      <w:pPr>
        <w:pStyle w:val="PargrafodaLista"/>
        <w:numPr>
          <w:ilvl w:val="0"/>
          <w:numId w:val="3"/>
        </w:numPr>
        <w:spacing w:after="0" w:line="240" w:lineRule="auto"/>
        <w:rPr>
          <w:rFonts w:ascii="Times New Roman" w:hAnsi="Times New Roman" w:cs="Times New Roman"/>
          <w:highlight w:val="yellow"/>
          <w:lang w:val="en-US"/>
        </w:rPr>
      </w:pPr>
      <w:r w:rsidRPr="00E75F94">
        <w:rPr>
          <w:rFonts w:ascii="Times New Roman" w:hAnsi="Times New Roman" w:cs="Times New Roman"/>
          <w:highlight w:val="yellow"/>
          <w:lang w:val="en-US"/>
        </w:rPr>
        <w:t>Cramond et al (2018) dataset of 23 plots.</w:t>
      </w:r>
      <w:r w:rsidR="005B1669">
        <w:rPr>
          <w:rFonts w:ascii="Times New Roman" w:hAnsi="Times New Roman" w:cs="Times New Roman"/>
          <w:highlight w:val="yellow"/>
          <w:lang w:val="en-US"/>
        </w:rPr>
        <w:t xml:space="preserve"> (could not find </w:t>
      </w:r>
      <w:r w:rsidR="005619ED">
        <w:rPr>
          <w:rFonts w:ascii="Times New Roman" w:hAnsi="Times New Roman" w:cs="Times New Roman"/>
          <w:highlight w:val="yellow"/>
          <w:lang w:val="en-US"/>
        </w:rPr>
        <w:t>access</w:t>
      </w:r>
      <w:r w:rsidR="005B1669">
        <w:rPr>
          <w:rFonts w:ascii="Times New Roman" w:hAnsi="Times New Roman" w:cs="Times New Roman"/>
          <w:highlight w:val="yellow"/>
          <w:lang w:val="en-US"/>
        </w:rPr>
        <w:t xml:space="preserve"> </w:t>
      </w:r>
      <w:r w:rsidR="00C309FC">
        <w:rPr>
          <w:rFonts w:ascii="Times New Roman" w:hAnsi="Times New Roman" w:cs="Times New Roman"/>
          <w:highlight w:val="yellow"/>
          <w:lang w:val="en-US"/>
        </w:rPr>
        <w:t xml:space="preserve">to </w:t>
      </w:r>
      <w:r w:rsidR="005B1669">
        <w:rPr>
          <w:rFonts w:ascii="Times New Roman" w:hAnsi="Times New Roman" w:cs="Times New Roman"/>
          <w:highlight w:val="yellow"/>
          <w:lang w:val="en-US"/>
        </w:rPr>
        <w:t>PDFs or image files</w:t>
      </w:r>
      <w:r w:rsidR="005619ED">
        <w:rPr>
          <w:rFonts w:ascii="Times New Roman" w:hAnsi="Times New Roman" w:cs="Times New Roman"/>
          <w:highlight w:val="yellow"/>
          <w:lang w:val="en-US"/>
        </w:rPr>
        <w:t xml:space="preserve"> </w:t>
      </w:r>
      <w:r w:rsidR="005349AF">
        <w:rPr>
          <w:rFonts w:ascii="Times New Roman" w:hAnsi="Times New Roman" w:cs="Times New Roman"/>
          <w:highlight w:val="yellow"/>
          <w:lang w:val="en-US"/>
        </w:rPr>
        <w:t>(</w:t>
      </w:r>
      <w:r w:rsidR="005619ED">
        <w:rPr>
          <w:rFonts w:ascii="Times New Roman" w:hAnsi="Times New Roman" w:cs="Times New Roman"/>
          <w:highlight w:val="yellow"/>
          <w:lang w:val="en-US"/>
        </w:rPr>
        <w:t>access was denied</w:t>
      </w:r>
      <w:r w:rsidR="005349AF">
        <w:rPr>
          <w:rFonts w:ascii="Times New Roman" w:hAnsi="Times New Roman" w:cs="Times New Roman"/>
          <w:highlight w:val="yellow"/>
          <w:lang w:val="en-US"/>
        </w:rPr>
        <w:t>).</w:t>
      </w:r>
      <w:r w:rsidR="005619ED">
        <w:rPr>
          <w:rFonts w:ascii="Times New Roman" w:hAnsi="Times New Roman" w:cs="Times New Roman"/>
          <w:highlight w:val="yellow"/>
          <w:lang w:val="en-US"/>
        </w:rPr>
        <w:t xml:space="preserve"> </w:t>
      </w:r>
      <w:r w:rsidR="005349AF">
        <w:rPr>
          <w:rFonts w:ascii="Times New Roman" w:hAnsi="Times New Roman" w:cs="Times New Roman"/>
          <w:highlight w:val="yellow"/>
          <w:lang w:val="en-US"/>
        </w:rPr>
        <w:t>M</w:t>
      </w:r>
      <w:r w:rsidR="005619ED">
        <w:rPr>
          <w:rFonts w:ascii="Times New Roman" w:hAnsi="Times New Roman" w:cs="Times New Roman"/>
          <w:highlight w:val="yellow"/>
          <w:lang w:val="en-US"/>
        </w:rPr>
        <w:t>aybe talking with them?</w:t>
      </w:r>
      <w:r w:rsidR="005B1669">
        <w:rPr>
          <w:rFonts w:ascii="Times New Roman" w:hAnsi="Times New Roman" w:cs="Times New Roman"/>
          <w:highlight w:val="yellow"/>
          <w:lang w:val="en-US"/>
        </w:rPr>
        <w:t>).</w:t>
      </w:r>
    </w:p>
    <w:p w14:paraId="5A10FC7C" w14:textId="77777777" w:rsidR="007572E4" w:rsidRPr="002E1CE2" w:rsidRDefault="007572E4" w:rsidP="004F0E5E">
      <w:pPr>
        <w:rPr>
          <w:rFonts w:ascii="Times New Roman" w:hAnsi="Times New Roman" w:cs="Times New Roman"/>
          <w:b/>
          <w:bCs/>
        </w:rPr>
      </w:pPr>
    </w:p>
    <w:p w14:paraId="58B30E37" w14:textId="77777777" w:rsidR="004F0E5E" w:rsidRPr="002E1CE2" w:rsidRDefault="002E1CE2" w:rsidP="004F0E5E">
      <w:pPr>
        <w:rPr>
          <w:rFonts w:ascii="Times New Roman" w:hAnsi="Times New Roman" w:cs="Times New Roman"/>
          <w:b/>
          <w:bCs/>
        </w:rPr>
      </w:pPr>
      <w:r>
        <w:rPr>
          <w:rFonts w:ascii="Times New Roman" w:hAnsi="Times New Roman" w:cs="Times New Roman"/>
          <w:b/>
          <w:bCs/>
        </w:rPr>
        <w:t>R</w:t>
      </w:r>
      <w:r w:rsidR="004F0E5E" w:rsidRPr="002E1CE2">
        <w:rPr>
          <w:rFonts w:ascii="Times New Roman" w:hAnsi="Times New Roman" w:cs="Times New Roman"/>
          <w:b/>
          <w:bCs/>
        </w:rPr>
        <w:t>equirements</w:t>
      </w:r>
    </w:p>
    <w:p w14:paraId="683546C5" w14:textId="77603386" w:rsidR="004F0E5E" w:rsidRDefault="004F0E5E" w:rsidP="004F0E5E">
      <w:pPr>
        <w:rPr>
          <w:rFonts w:ascii="Times New Roman" w:hAnsi="Times New Roman" w:cs="Times New Roman"/>
        </w:rPr>
      </w:pPr>
      <w:r w:rsidRPr="004F0E5E">
        <w:rPr>
          <w:rFonts w:ascii="Times New Roman" w:hAnsi="Times New Roman" w:cs="Times New Roman"/>
        </w:rPr>
        <w:t xml:space="preserve">The tool should be able to import PDF files from a specified directory, automatically detect plots and their types, extract quantitative data, </w:t>
      </w:r>
      <w:r w:rsidR="00D7182C">
        <w:rPr>
          <w:rFonts w:ascii="Times New Roman" w:hAnsi="Times New Roman" w:cs="Times New Roman"/>
        </w:rPr>
        <w:t>support</w:t>
      </w:r>
      <w:r w:rsidRPr="004F0E5E">
        <w:rPr>
          <w:rFonts w:ascii="Times New Roman" w:hAnsi="Times New Roman" w:cs="Times New Roman"/>
        </w:rPr>
        <w:t xml:space="preserve"> optional data correction and filtering, and export the final dataset as a .csv file.</w:t>
      </w:r>
    </w:p>
    <w:p w14:paraId="5EE8D7E5" w14:textId="77777777" w:rsidR="002E1CE2" w:rsidRPr="002E1CE2" w:rsidRDefault="004F0E5E" w:rsidP="004F0E5E">
      <w:pPr>
        <w:rPr>
          <w:rFonts w:ascii="Times New Roman" w:hAnsi="Times New Roman" w:cs="Times New Roman"/>
          <w:b/>
          <w:bCs/>
        </w:rPr>
      </w:pPr>
      <w:r w:rsidRPr="002E1CE2">
        <w:rPr>
          <w:rFonts w:ascii="Times New Roman" w:hAnsi="Times New Roman" w:cs="Times New Roman"/>
          <w:b/>
          <w:bCs/>
        </w:rPr>
        <w:t>Cross-platform compatibility</w:t>
      </w:r>
    </w:p>
    <w:p w14:paraId="25AF4E59" w14:textId="40A58A59" w:rsidR="004F0E5E" w:rsidRPr="004F0E5E" w:rsidRDefault="004F0E5E" w:rsidP="004F0E5E">
      <w:pPr>
        <w:rPr>
          <w:rFonts w:ascii="Times New Roman" w:hAnsi="Times New Roman" w:cs="Times New Roman"/>
        </w:rPr>
      </w:pPr>
      <w:r w:rsidRPr="004F0E5E">
        <w:rPr>
          <w:rFonts w:ascii="Times New Roman" w:hAnsi="Times New Roman" w:cs="Times New Roman"/>
        </w:rPr>
        <w:t>The software must run on Windows, macOS, and Linux.</w:t>
      </w:r>
      <w:r>
        <w:rPr>
          <w:rFonts w:ascii="Times New Roman" w:hAnsi="Times New Roman" w:cs="Times New Roman"/>
        </w:rPr>
        <w:t xml:space="preserve"> </w:t>
      </w:r>
    </w:p>
    <w:p w14:paraId="515D8439" w14:textId="77777777" w:rsidR="002E1CE2" w:rsidRPr="002E1CE2" w:rsidRDefault="00F4381B" w:rsidP="004F0E5E">
      <w:pPr>
        <w:rPr>
          <w:rFonts w:ascii="Times New Roman" w:hAnsi="Times New Roman" w:cs="Times New Roman"/>
          <w:b/>
          <w:bCs/>
        </w:rPr>
      </w:pPr>
      <w:r>
        <w:rPr>
          <w:rFonts w:ascii="Times New Roman" w:hAnsi="Times New Roman" w:cs="Times New Roman"/>
          <w:b/>
          <w:bCs/>
        </w:rPr>
        <w:t>A</w:t>
      </w:r>
      <w:r w:rsidR="004F0E5E" w:rsidRPr="002E1CE2">
        <w:rPr>
          <w:rFonts w:ascii="Times New Roman" w:hAnsi="Times New Roman" w:cs="Times New Roman"/>
          <w:b/>
          <w:bCs/>
        </w:rPr>
        <w:t xml:space="preserve">ccessibility </w:t>
      </w:r>
    </w:p>
    <w:p w14:paraId="0BA65B06" w14:textId="77777777" w:rsidR="004F0E5E" w:rsidRPr="004F0E5E" w:rsidRDefault="005141AB" w:rsidP="004F0E5E">
      <w:pPr>
        <w:rPr>
          <w:rFonts w:ascii="Times New Roman" w:hAnsi="Times New Roman" w:cs="Times New Roman"/>
        </w:rPr>
      </w:pPr>
      <w:r w:rsidRPr="005141AB">
        <w:rPr>
          <w:rFonts w:ascii="Times New Roman" w:hAnsi="Times New Roman" w:cs="Times New Roman"/>
        </w:rPr>
        <w:t>The tool will be</w:t>
      </w:r>
      <w:r w:rsidR="004F0E5E" w:rsidRPr="005141AB">
        <w:rPr>
          <w:rFonts w:ascii="Times New Roman" w:hAnsi="Times New Roman" w:cs="Times New Roman"/>
        </w:rPr>
        <w:t xml:space="preserve"> available </w:t>
      </w:r>
      <w:r w:rsidRPr="005141AB">
        <w:rPr>
          <w:rFonts w:ascii="Times New Roman" w:hAnsi="Times New Roman" w:cs="Times New Roman"/>
        </w:rPr>
        <w:t>for installation, allowing users to run it locally with</w:t>
      </w:r>
      <w:r w:rsidR="004F0E5E" w:rsidRPr="005141AB">
        <w:rPr>
          <w:rFonts w:ascii="Times New Roman" w:hAnsi="Times New Roman" w:cs="Times New Roman"/>
        </w:rPr>
        <w:t xml:space="preserve"> an interactive interface.</w:t>
      </w:r>
      <w:r w:rsidR="004F0E5E">
        <w:rPr>
          <w:rFonts w:ascii="Times New Roman" w:hAnsi="Times New Roman" w:cs="Times New Roman"/>
        </w:rPr>
        <w:t xml:space="preserve"> </w:t>
      </w:r>
    </w:p>
    <w:p w14:paraId="07FEA044" w14:textId="77777777" w:rsidR="002E1CE2" w:rsidRPr="002E1CE2" w:rsidRDefault="004F0E5E" w:rsidP="004F0E5E">
      <w:pPr>
        <w:rPr>
          <w:rFonts w:ascii="Times New Roman" w:hAnsi="Times New Roman" w:cs="Times New Roman"/>
          <w:b/>
          <w:bCs/>
        </w:rPr>
      </w:pPr>
      <w:r w:rsidRPr="002E1CE2">
        <w:rPr>
          <w:rFonts w:ascii="Times New Roman" w:hAnsi="Times New Roman" w:cs="Times New Roman"/>
          <w:b/>
          <w:bCs/>
        </w:rPr>
        <w:t>Workflow integration</w:t>
      </w:r>
    </w:p>
    <w:p w14:paraId="4E571530" w14:textId="1AC7F411" w:rsidR="004F0E5E" w:rsidRPr="004F0E5E" w:rsidRDefault="004F0E5E" w:rsidP="004F0E5E">
      <w:pPr>
        <w:rPr>
          <w:rFonts w:ascii="Times New Roman" w:hAnsi="Times New Roman" w:cs="Times New Roman"/>
        </w:rPr>
      </w:pPr>
      <w:r w:rsidRPr="004F0E5E">
        <w:rPr>
          <w:rFonts w:ascii="Times New Roman" w:hAnsi="Times New Roman" w:cs="Times New Roman"/>
        </w:rPr>
        <w:t xml:space="preserve">The tool must be provided as a package to </w:t>
      </w:r>
      <w:r w:rsidR="00D7182C">
        <w:rPr>
          <w:rFonts w:ascii="Times New Roman" w:hAnsi="Times New Roman" w:cs="Times New Roman"/>
        </w:rPr>
        <w:t>enable</w:t>
      </w:r>
      <w:r w:rsidRPr="004F0E5E">
        <w:rPr>
          <w:rFonts w:ascii="Times New Roman" w:hAnsi="Times New Roman" w:cs="Times New Roman"/>
        </w:rPr>
        <w:t xml:space="preserve"> integration into automated R and Python</w:t>
      </w:r>
      <w:r w:rsidR="00D7182C">
        <w:rPr>
          <w:rFonts w:ascii="Times New Roman" w:hAnsi="Times New Roman" w:cs="Times New Roman"/>
        </w:rPr>
        <w:t xml:space="preserve"> pipelines</w:t>
      </w:r>
      <w:r w:rsidRPr="004F0E5E">
        <w:rPr>
          <w:rFonts w:ascii="Times New Roman" w:hAnsi="Times New Roman" w:cs="Times New Roman"/>
        </w:rPr>
        <w:t>.</w:t>
      </w:r>
      <w:r>
        <w:rPr>
          <w:rFonts w:ascii="Times New Roman" w:hAnsi="Times New Roman" w:cs="Times New Roman"/>
        </w:rPr>
        <w:t xml:space="preserve"> </w:t>
      </w:r>
    </w:p>
    <w:p w14:paraId="7DD4AD06" w14:textId="77777777" w:rsidR="002E1CE2" w:rsidRPr="002E1CE2" w:rsidRDefault="004F0E5E" w:rsidP="004F0E5E">
      <w:pPr>
        <w:rPr>
          <w:rFonts w:ascii="Times New Roman" w:hAnsi="Times New Roman" w:cs="Times New Roman"/>
          <w:b/>
          <w:bCs/>
        </w:rPr>
      </w:pPr>
      <w:r w:rsidRPr="002E1CE2">
        <w:rPr>
          <w:rFonts w:ascii="Times New Roman" w:hAnsi="Times New Roman" w:cs="Times New Roman"/>
          <w:b/>
          <w:bCs/>
        </w:rPr>
        <w:lastRenderedPageBreak/>
        <w:t>Documentation</w:t>
      </w:r>
    </w:p>
    <w:p w14:paraId="62FEB02B" w14:textId="59ACD972" w:rsidR="004F0E5E" w:rsidRPr="004F0E5E" w:rsidRDefault="004F0E5E" w:rsidP="004F0E5E">
      <w:pPr>
        <w:rPr>
          <w:rFonts w:ascii="Times New Roman" w:hAnsi="Times New Roman" w:cs="Times New Roman"/>
        </w:rPr>
      </w:pPr>
      <w:r w:rsidRPr="004F0E5E">
        <w:rPr>
          <w:rFonts w:ascii="Times New Roman" w:hAnsi="Times New Roman" w:cs="Times New Roman"/>
        </w:rPr>
        <w:t xml:space="preserve">Comprehensive installation instructions, input/output specifications, and example workflows </w:t>
      </w:r>
      <w:r w:rsidR="00665129">
        <w:rPr>
          <w:rFonts w:ascii="Times New Roman" w:hAnsi="Times New Roman" w:cs="Times New Roman"/>
        </w:rPr>
        <w:t>will</w:t>
      </w:r>
      <w:r w:rsidR="00665129" w:rsidRPr="004F0E5E">
        <w:rPr>
          <w:rFonts w:ascii="Times New Roman" w:hAnsi="Times New Roman" w:cs="Times New Roman"/>
        </w:rPr>
        <w:t xml:space="preserve"> </w:t>
      </w:r>
      <w:r w:rsidRPr="004F0E5E">
        <w:rPr>
          <w:rFonts w:ascii="Times New Roman" w:hAnsi="Times New Roman" w:cs="Times New Roman"/>
        </w:rPr>
        <w:t>be provided.</w:t>
      </w:r>
      <w:r>
        <w:rPr>
          <w:rFonts w:ascii="Times New Roman" w:hAnsi="Times New Roman" w:cs="Times New Roman"/>
        </w:rPr>
        <w:t xml:space="preserve"> </w:t>
      </w:r>
    </w:p>
    <w:p w14:paraId="5FB95E86" w14:textId="77777777" w:rsidR="002E1CE2" w:rsidRDefault="002E1CE2" w:rsidP="004F0E5E">
      <w:pPr>
        <w:rPr>
          <w:rFonts w:ascii="Times New Roman" w:hAnsi="Times New Roman" w:cs="Times New Roman"/>
        </w:rPr>
      </w:pPr>
    </w:p>
    <w:p w14:paraId="656C3303" w14:textId="77777777" w:rsidR="004F0E5E" w:rsidRDefault="004F0E5E" w:rsidP="004F0E5E">
      <w:pPr>
        <w:rPr>
          <w:rFonts w:ascii="Times New Roman" w:hAnsi="Times New Roman" w:cs="Times New Roman"/>
          <w:b/>
          <w:bCs/>
        </w:rPr>
      </w:pPr>
      <w:r w:rsidRPr="002E1CE2">
        <w:rPr>
          <w:rFonts w:ascii="Times New Roman" w:hAnsi="Times New Roman" w:cs="Times New Roman"/>
          <w:b/>
          <w:bCs/>
        </w:rPr>
        <w:t>Validation Planning</w:t>
      </w:r>
    </w:p>
    <w:p w14:paraId="02EDEF5B" w14:textId="77777777" w:rsidR="002E1CE2" w:rsidRDefault="004F0E5E" w:rsidP="004F0E5E">
      <w:pPr>
        <w:rPr>
          <w:rFonts w:ascii="Times New Roman" w:hAnsi="Times New Roman" w:cs="Times New Roman"/>
          <w:b/>
          <w:bCs/>
        </w:rPr>
      </w:pPr>
      <w:r w:rsidRPr="002E1CE2">
        <w:rPr>
          <w:rFonts w:ascii="Times New Roman" w:hAnsi="Times New Roman" w:cs="Times New Roman"/>
          <w:b/>
          <w:bCs/>
        </w:rPr>
        <w:t>Test pla</w:t>
      </w:r>
      <w:r w:rsidR="002E1CE2">
        <w:rPr>
          <w:rFonts w:ascii="Times New Roman" w:hAnsi="Times New Roman" w:cs="Times New Roman"/>
          <w:b/>
          <w:bCs/>
        </w:rPr>
        <w:t>n</w:t>
      </w:r>
      <w:r w:rsidRPr="002E1CE2">
        <w:rPr>
          <w:rFonts w:ascii="Times New Roman" w:hAnsi="Times New Roman" w:cs="Times New Roman"/>
          <w:b/>
          <w:bCs/>
        </w:rPr>
        <w:t>ning</w:t>
      </w:r>
    </w:p>
    <w:tbl>
      <w:tblPr>
        <w:tblStyle w:val="Tabelacomgrade"/>
        <w:tblW w:w="9384" w:type="dxa"/>
        <w:tblInd w:w="-175" w:type="dxa"/>
        <w:tblLayout w:type="fixed"/>
        <w:tblLook w:val="04A0" w:firstRow="1" w:lastRow="0" w:firstColumn="1" w:lastColumn="0" w:noHBand="0" w:noVBand="1"/>
      </w:tblPr>
      <w:tblGrid>
        <w:gridCol w:w="737"/>
        <w:gridCol w:w="1701"/>
        <w:gridCol w:w="1276"/>
        <w:gridCol w:w="3686"/>
        <w:gridCol w:w="1984"/>
      </w:tblGrid>
      <w:tr w:rsidR="00D72F74" w14:paraId="60130157" w14:textId="77777777" w:rsidTr="004B7C7C">
        <w:tc>
          <w:tcPr>
            <w:tcW w:w="737" w:type="dxa"/>
          </w:tcPr>
          <w:p w14:paraId="7D0433CC" w14:textId="77777777" w:rsidR="002E1CE2" w:rsidRDefault="002E1CE2" w:rsidP="002E1CE2">
            <w:pPr>
              <w:jc w:val="center"/>
              <w:rPr>
                <w:rFonts w:ascii="Times New Roman" w:hAnsi="Times New Roman" w:cs="Times New Roman"/>
                <w:b/>
                <w:bCs/>
              </w:rPr>
            </w:pPr>
            <w:r>
              <w:rPr>
                <w:rFonts w:ascii="Times New Roman" w:hAnsi="Times New Roman" w:cs="Times New Roman"/>
                <w:b/>
                <w:bCs/>
              </w:rPr>
              <w:t>Test ID</w:t>
            </w:r>
          </w:p>
        </w:tc>
        <w:tc>
          <w:tcPr>
            <w:tcW w:w="1701" w:type="dxa"/>
          </w:tcPr>
          <w:p w14:paraId="25440CBA" w14:textId="77777777" w:rsidR="002E1CE2" w:rsidRDefault="002E1CE2" w:rsidP="002E1CE2">
            <w:pPr>
              <w:jc w:val="center"/>
              <w:rPr>
                <w:rFonts w:ascii="Times New Roman" w:hAnsi="Times New Roman" w:cs="Times New Roman"/>
                <w:b/>
                <w:bCs/>
              </w:rPr>
            </w:pPr>
            <w:r>
              <w:rPr>
                <w:rFonts w:ascii="Times New Roman" w:hAnsi="Times New Roman" w:cs="Times New Roman"/>
                <w:b/>
                <w:bCs/>
              </w:rPr>
              <w:t>Functionality</w:t>
            </w:r>
          </w:p>
        </w:tc>
        <w:tc>
          <w:tcPr>
            <w:tcW w:w="1276" w:type="dxa"/>
          </w:tcPr>
          <w:p w14:paraId="3EA91077" w14:textId="77777777" w:rsidR="002E1CE2" w:rsidRDefault="002E1CE2" w:rsidP="002E1CE2">
            <w:pPr>
              <w:jc w:val="center"/>
              <w:rPr>
                <w:rFonts w:ascii="Times New Roman" w:hAnsi="Times New Roman" w:cs="Times New Roman"/>
                <w:b/>
                <w:bCs/>
              </w:rPr>
            </w:pPr>
            <w:r>
              <w:rPr>
                <w:rFonts w:ascii="Times New Roman" w:hAnsi="Times New Roman" w:cs="Times New Roman"/>
                <w:b/>
                <w:bCs/>
              </w:rPr>
              <w:t>Input</w:t>
            </w:r>
          </w:p>
        </w:tc>
        <w:tc>
          <w:tcPr>
            <w:tcW w:w="3686" w:type="dxa"/>
          </w:tcPr>
          <w:p w14:paraId="76E97759" w14:textId="77777777" w:rsidR="002E1CE2" w:rsidRDefault="002E1CE2" w:rsidP="002E1CE2">
            <w:pPr>
              <w:jc w:val="center"/>
              <w:rPr>
                <w:rFonts w:ascii="Times New Roman" w:hAnsi="Times New Roman" w:cs="Times New Roman"/>
                <w:b/>
                <w:bCs/>
              </w:rPr>
            </w:pPr>
            <w:r>
              <w:rPr>
                <w:rFonts w:ascii="Times New Roman" w:hAnsi="Times New Roman" w:cs="Times New Roman"/>
                <w:b/>
                <w:bCs/>
              </w:rPr>
              <w:t>Expected Result</w:t>
            </w:r>
          </w:p>
        </w:tc>
        <w:tc>
          <w:tcPr>
            <w:tcW w:w="1984" w:type="dxa"/>
          </w:tcPr>
          <w:p w14:paraId="75949487" w14:textId="77777777" w:rsidR="002E1CE2" w:rsidRDefault="002E1CE2" w:rsidP="005B0EFB">
            <w:pPr>
              <w:ind w:right="169"/>
              <w:jc w:val="center"/>
              <w:rPr>
                <w:rFonts w:ascii="Times New Roman" w:hAnsi="Times New Roman" w:cs="Times New Roman"/>
                <w:b/>
                <w:bCs/>
              </w:rPr>
            </w:pPr>
            <w:r>
              <w:rPr>
                <w:rFonts w:ascii="Times New Roman" w:hAnsi="Times New Roman" w:cs="Times New Roman"/>
                <w:b/>
                <w:bCs/>
              </w:rPr>
              <w:t>Acceptance Criteria</w:t>
            </w:r>
          </w:p>
        </w:tc>
      </w:tr>
      <w:tr w:rsidR="00D72F74" w14:paraId="0B776CA2" w14:textId="77777777" w:rsidTr="004B7C7C">
        <w:tc>
          <w:tcPr>
            <w:tcW w:w="737" w:type="dxa"/>
          </w:tcPr>
          <w:p w14:paraId="54276203" w14:textId="77777777" w:rsidR="002E1CE2" w:rsidRPr="00430FD3" w:rsidRDefault="00430FD3" w:rsidP="004F0E5E">
            <w:pPr>
              <w:rPr>
                <w:rFonts w:ascii="Times New Roman" w:hAnsi="Times New Roman" w:cs="Times New Roman"/>
              </w:rPr>
            </w:pPr>
            <w:r w:rsidRPr="00430FD3">
              <w:rPr>
                <w:rFonts w:ascii="Times New Roman" w:hAnsi="Times New Roman" w:cs="Times New Roman"/>
              </w:rPr>
              <w:t>T1</w:t>
            </w:r>
          </w:p>
        </w:tc>
        <w:tc>
          <w:tcPr>
            <w:tcW w:w="1701" w:type="dxa"/>
          </w:tcPr>
          <w:p w14:paraId="05E7ED27" w14:textId="77777777" w:rsidR="002E1CE2" w:rsidRPr="00430FD3" w:rsidRDefault="00430FD3" w:rsidP="004F0E5E">
            <w:pPr>
              <w:rPr>
                <w:rFonts w:ascii="Times New Roman" w:hAnsi="Times New Roman" w:cs="Times New Roman"/>
              </w:rPr>
            </w:pPr>
            <w:r w:rsidRPr="00430FD3">
              <w:rPr>
                <w:rFonts w:ascii="Times New Roman" w:hAnsi="Times New Roman" w:cs="Times New Roman"/>
              </w:rPr>
              <w:t>File import</w:t>
            </w:r>
          </w:p>
        </w:tc>
        <w:tc>
          <w:tcPr>
            <w:tcW w:w="1276" w:type="dxa"/>
          </w:tcPr>
          <w:p w14:paraId="2D819F66" w14:textId="77777777" w:rsidR="002E1CE2" w:rsidRDefault="00430FD3" w:rsidP="004F0E5E">
            <w:pPr>
              <w:rPr>
                <w:rFonts w:ascii="Times New Roman" w:hAnsi="Times New Roman" w:cs="Times New Roman"/>
                <w:b/>
                <w:bCs/>
              </w:rPr>
            </w:pPr>
            <w:r w:rsidRPr="004F0E5E">
              <w:rPr>
                <w:rFonts w:ascii="Times New Roman" w:hAnsi="Times New Roman" w:cs="Times New Roman"/>
              </w:rPr>
              <w:t>Folder containing PD</w:t>
            </w:r>
            <w:r>
              <w:rPr>
                <w:rFonts w:ascii="Times New Roman" w:hAnsi="Times New Roman" w:cs="Times New Roman"/>
              </w:rPr>
              <w:t>F files</w:t>
            </w:r>
          </w:p>
        </w:tc>
        <w:tc>
          <w:tcPr>
            <w:tcW w:w="3686" w:type="dxa"/>
          </w:tcPr>
          <w:p w14:paraId="60CCE8AA" w14:textId="77777777" w:rsidR="002E1CE2" w:rsidRDefault="00430FD3" w:rsidP="004F0E5E">
            <w:pPr>
              <w:rPr>
                <w:rFonts w:ascii="Times New Roman" w:hAnsi="Times New Roman" w:cs="Times New Roman"/>
                <w:b/>
                <w:bCs/>
              </w:rPr>
            </w:pPr>
            <w:r w:rsidRPr="004F0E5E">
              <w:rPr>
                <w:rFonts w:ascii="Times New Roman" w:hAnsi="Times New Roman" w:cs="Times New Roman"/>
              </w:rPr>
              <w:t>File loaded successfully</w:t>
            </w:r>
          </w:p>
        </w:tc>
        <w:tc>
          <w:tcPr>
            <w:tcW w:w="1984" w:type="dxa"/>
          </w:tcPr>
          <w:p w14:paraId="3006AF14" w14:textId="77777777" w:rsidR="002E1CE2" w:rsidRDefault="00430FD3" w:rsidP="004F0E5E">
            <w:pPr>
              <w:rPr>
                <w:rFonts w:ascii="Times New Roman" w:hAnsi="Times New Roman" w:cs="Times New Roman"/>
                <w:b/>
                <w:bCs/>
              </w:rPr>
            </w:pPr>
            <w:r w:rsidRPr="004F0E5E">
              <w:rPr>
                <w:rFonts w:ascii="Times New Roman" w:hAnsi="Times New Roman" w:cs="Times New Roman"/>
              </w:rPr>
              <w:t>No reading error</w:t>
            </w:r>
            <w:r w:rsidR="005B0EFB">
              <w:rPr>
                <w:rFonts w:ascii="Times New Roman" w:hAnsi="Times New Roman" w:cs="Times New Roman"/>
              </w:rPr>
              <w:t xml:space="preserve"> (</w:t>
            </w:r>
            <w:r w:rsidR="005603DF">
              <w:rPr>
                <w:rFonts w:ascii="Times New Roman" w:hAnsi="Times New Roman" w:cs="Times New Roman"/>
              </w:rPr>
              <w:t>s</w:t>
            </w:r>
            <w:r w:rsidR="005B0EFB" w:rsidRPr="005B0EFB">
              <w:rPr>
                <w:rFonts w:ascii="Times New Roman" w:hAnsi="Times New Roman" w:cs="Times New Roman"/>
              </w:rPr>
              <w:t>uccess rate &gt; 9</w:t>
            </w:r>
            <w:r w:rsidR="004E2239">
              <w:rPr>
                <w:rFonts w:ascii="Times New Roman" w:hAnsi="Times New Roman" w:cs="Times New Roman"/>
              </w:rPr>
              <w:t>9</w:t>
            </w:r>
            <w:r w:rsidR="005B0EFB" w:rsidRPr="005B0EFB">
              <w:rPr>
                <w:rFonts w:ascii="Times New Roman" w:hAnsi="Times New Roman" w:cs="Times New Roman"/>
              </w:rPr>
              <w:t>%)</w:t>
            </w:r>
          </w:p>
        </w:tc>
      </w:tr>
      <w:tr w:rsidR="00D72F74" w14:paraId="5DEAC7F6" w14:textId="77777777" w:rsidTr="004B7C7C">
        <w:tc>
          <w:tcPr>
            <w:tcW w:w="737" w:type="dxa"/>
          </w:tcPr>
          <w:p w14:paraId="7F8F3892" w14:textId="77777777" w:rsidR="002E1CE2" w:rsidRPr="00430FD3" w:rsidRDefault="00430FD3" w:rsidP="004F0E5E">
            <w:pPr>
              <w:rPr>
                <w:rFonts w:ascii="Times New Roman" w:hAnsi="Times New Roman" w:cs="Times New Roman"/>
              </w:rPr>
            </w:pPr>
            <w:r w:rsidRPr="00430FD3">
              <w:rPr>
                <w:rFonts w:ascii="Times New Roman" w:hAnsi="Times New Roman" w:cs="Times New Roman"/>
              </w:rPr>
              <w:t>T2</w:t>
            </w:r>
          </w:p>
        </w:tc>
        <w:tc>
          <w:tcPr>
            <w:tcW w:w="1701" w:type="dxa"/>
          </w:tcPr>
          <w:p w14:paraId="347A424F" w14:textId="77777777" w:rsidR="002E1CE2" w:rsidRDefault="00430FD3" w:rsidP="004F0E5E">
            <w:pPr>
              <w:rPr>
                <w:rFonts w:ascii="Times New Roman" w:hAnsi="Times New Roman" w:cs="Times New Roman"/>
                <w:b/>
                <w:bCs/>
              </w:rPr>
            </w:pPr>
            <w:bookmarkStart w:id="0" w:name="OLE_LINK2"/>
            <w:r w:rsidRPr="004F0E5E">
              <w:rPr>
                <w:rFonts w:ascii="Times New Roman" w:hAnsi="Times New Roman" w:cs="Times New Roman"/>
              </w:rPr>
              <w:t xml:space="preserve">Choice </w:t>
            </w:r>
            <w:r w:rsidR="00F4381B">
              <w:rPr>
                <w:rFonts w:ascii="Times New Roman" w:hAnsi="Times New Roman" w:cs="Times New Roman"/>
              </w:rPr>
              <w:t xml:space="preserve">of </w:t>
            </w:r>
            <w:bookmarkStart w:id="1" w:name="OLE_LINK1"/>
            <w:r w:rsidR="00F4381B">
              <w:rPr>
                <w:rFonts w:ascii="Times New Roman" w:hAnsi="Times New Roman" w:cs="Times New Roman"/>
              </w:rPr>
              <w:t>setting</w:t>
            </w:r>
            <w:bookmarkEnd w:id="1"/>
            <w:r w:rsidR="00F4381B">
              <w:rPr>
                <w:rFonts w:ascii="Times New Roman" w:hAnsi="Times New Roman" w:cs="Times New Roman"/>
              </w:rPr>
              <w:t>s</w:t>
            </w:r>
            <w:bookmarkEnd w:id="0"/>
          </w:p>
        </w:tc>
        <w:tc>
          <w:tcPr>
            <w:tcW w:w="1276" w:type="dxa"/>
          </w:tcPr>
          <w:p w14:paraId="514EA18C" w14:textId="77777777" w:rsidR="002E1CE2" w:rsidRDefault="00430FD3" w:rsidP="004F0E5E">
            <w:pPr>
              <w:rPr>
                <w:rFonts w:ascii="Times New Roman" w:hAnsi="Times New Roman" w:cs="Times New Roman"/>
                <w:b/>
                <w:bCs/>
              </w:rPr>
            </w:pPr>
            <w:r w:rsidRPr="004F0E5E">
              <w:rPr>
                <w:rFonts w:ascii="Times New Roman" w:hAnsi="Times New Roman" w:cs="Times New Roman"/>
              </w:rPr>
              <w:t xml:space="preserve">Interaction with </w:t>
            </w:r>
            <w:r w:rsidR="005349AF">
              <w:rPr>
                <w:rFonts w:ascii="Times New Roman" w:hAnsi="Times New Roman" w:cs="Times New Roman"/>
              </w:rPr>
              <w:t xml:space="preserve">the </w:t>
            </w:r>
            <w:r w:rsidRPr="004F0E5E">
              <w:rPr>
                <w:rFonts w:ascii="Times New Roman" w:hAnsi="Times New Roman" w:cs="Times New Roman"/>
              </w:rPr>
              <w:t>interface</w:t>
            </w:r>
          </w:p>
        </w:tc>
        <w:tc>
          <w:tcPr>
            <w:tcW w:w="3686" w:type="dxa"/>
          </w:tcPr>
          <w:p w14:paraId="50985153" w14:textId="77777777" w:rsidR="002E1CE2" w:rsidRDefault="00430FD3" w:rsidP="004F0E5E">
            <w:pPr>
              <w:rPr>
                <w:rFonts w:ascii="Times New Roman" w:hAnsi="Times New Roman" w:cs="Times New Roman"/>
                <w:b/>
                <w:bCs/>
              </w:rPr>
            </w:pPr>
            <w:r w:rsidRPr="004F0E5E">
              <w:rPr>
                <w:rFonts w:ascii="Times New Roman" w:hAnsi="Times New Roman" w:cs="Times New Roman"/>
              </w:rPr>
              <w:t xml:space="preserve">Selection of </w:t>
            </w:r>
            <w:r w:rsidR="005349AF">
              <w:rPr>
                <w:rFonts w:ascii="Times New Roman" w:hAnsi="Times New Roman" w:cs="Times New Roman"/>
              </w:rPr>
              <w:t>chosen</w:t>
            </w:r>
            <w:r w:rsidR="00F4381B">
              <w:rPr>
                <w:rFonts w:ascii="Times New Roman" w:hAnsi="Times New Roman" w:cs="Times New Roman"/>
              </w:rPr>
              <w:t xml:space="preserve"> settings</w:t>
            </w:r>
          </w:p>
        </w:tc>
        <w:tc>
          <w:tcPr>
            <w:tcW w:w="1984" w:type="dxa"/>
          </w:tcPr>
          <w:p w14:paraId="7E74B258" w14:textId="77777777" w:rsidR="002E1CE2" w:rsidRDefault="00430FD3" w:rsidP="004F0E5E">
            <w:pPr>
              <w:rPr>
                <w:rFonts w:ascii="Times New Roman" w:hAnsi="Times New Roman" w:cs="Times New Roman"/>
                <w:b/>
                <w:bCs/>
              </w:rPr>
            </w:pPr>
            <w:r w:rsidRPr="004F0E5E">
              <w:rPr>
                <w:rFonts w:ascii="Times New Roman" w:hAnsi="Times New Roman" w:cs="Times New Roman"/>
              </w:rPr>
              <w:t>No errors during the load of the chosen module</w:t>
            </w:r>
            <w:r w:rsidR="005B0EFB">
              <w:rPr>
                <w:rFonts w:ascii="Times New Roman" w:hAnsi="Times New Roman" w:cs="Times New Roman"/>
              </w:rPr>
              <w:t xml:space="preserve"> (</w:t>
            </w:r>
            <w:r w:rsidR="005603DF">
              <w:rPr>
                <w:rFonts w:ascii="Times New Roman" w:hAnsi="Times New Roman" w:cs="Times New Roman"/>
              </w:rPr>
              <w:t>s</w:t>
            </w:r>
            <w:r w:rsidR="005B0EFB" w:rsidRPr="005B0EFB">
              <w:rPr>
                <w:rFonts w:ascii="Times New Roman" w:hAnsi="Times New Roman" w:cs="Times New Roman"/>
              </w:rPr>
              <w:t>uccess rate &gt; 9</w:t>
            </w:r>
            <w:r w:rsidR="004E2239">
              <w:rPr>
                <w:rFonts w:ascii="Times New Roman" w:hAnsi="Times New Roman" w:cs="Times New Roman"/>
              </w:rPr>
              <w:t>9</w:t>
            </w:r>
            <w:r w:rsidR="005B0EFB" w:rsidRPr="005B0EFB">
              <w:rPr>
                <w:rFonts w:ascii="Times New Roman" w:hAnsi="Times New Roman" w:cs="Times New Roman"/>
              </w:rPr>
              <w:t>%)</w:t>
            </w:r>
          </w:p>
        </w:tc>
      </w:tr>
      <w:tr w:rsidR="00D72F74" w14:paraId="2B761AE7" w14:textId="77777777" w:rsidTr="004B7C7C">
        <w:tc>
          <w:tcPr>
            <w:tcW w:w="737" w:type="dxa"/>
          </w:tcPr>
          <w:p w14:paraId="13061B16" w14:textId="77777777" w:rsidR="00D72F74" w:rsidRPr="00430FD3" w:rsidRDefault="00D72F74" w:rsidP="00D72F74">
            <w:pPr>
              <w:rPr>
                <w:rFonts w:ascii="Times New Roman" w:hAnsi="Times New Roman" w:cs="Times New Roman"/>
              </w:rPr>
            </w:pPr>
            <w:r>
              <w:rPr>
                <w:rFonts w:ascii="Times New Roman" w:hAnsi="Times New Roman" w:cs="Times New Roman"/>
              </w:rPr>
              <w:t>T3</w:t>
            </w:r>
          </w:p>
        </w:tc>
        <w:tc>
          <w:tcPr>
            <w:tcW w:w="1701" w:type="dxa"/>
          </w:tcPr>
          <w:p w14:paraId="6C49D1FD" w14:textId="77777777" w:rsidR="00D72F74" w:rsidRDefault="00D72F74" w:rsidP="00D72F74">
            <w:pPr>
              <w:rPr>
                <w:rFonts w:ascii="Times New Roman" w:hAnsi="Times New Roman" w:cs="Times New Roman"/>
                <w:b/>
                <w:bCs/>
              </w:rPr>
            </w:pPr>
            <w:r w:rsidRPr="004F0E5E">
              <w:rPr>
                <w:rFonts w:ascii="Times New Roman" w:hAnsi="Times New Roman" w:cs="Times New Roman"/>
              </w:rPr>
              <w:t>Plot and text recognition</w:t>
            </w:r>
            <w:r>
              <w:rPr>
                <w:rFonts w:ascii="Times New Roman" w:hAnsi="Times New Roman" w:cs="Times New Roman"/>
              </w:rPr>
              <w:t xml:space="preserve"> </w:t>
            </w:r>
          </w:p>
        </w:tc>
        <w:tc>
          <w:tcPr>
            <w:tcW w:w="1276" w:type="dxa"/>
          </w:tcPr>
          <w:p w14:paraId="6709BD2F" w14:textId="77777777" w:rsidR="00D72F74" w:rsidRDefault="00D72F74" w:rsidP="00D72F74">
            <w:pPr>
              <w:rPr>
                <w:rFonts w:ascii="Times New Roman" w:hAnsi="Times New Roman" w:cs="Times New Roman"/>
                <w:b/>
                <w:bCs/>
              </w:rPr>
            </w:pPr>
            <w:r w:rsidRPr="004F0E5E">
              <w:rPr>
                <w:rFonts w:ascii="Times New Roman" w:hAnsi="Times New Roman" w:cs="Times New Roman"/>
              </w:rPr>
              <w:t>.pdf files</w:t>
            </w:r>
          </w:p>
        </w:tc>
        <w:tc>
          <w:tcPr>
            <w:tcW w:w="3686" w:type="dxa"/>
          </w:tcPr>
          <w:p w14:paraId="7BABB206" w14:textId="77777777" w:rsidR="00D72F74" w:rsidRPr="00D72F74" w:rsidRDefault="00D72F74" w:rsidP="00D72F74">
            <w:pPr>
              <w:rPr>
                <w:rFonts w:ascii="Times New Roman" w:hAnsi="Times New Roman" w:cs="Times New Roman"/>
              </w:rPr>
            </w:pPr>
            <w:r w:rsidRPr="004F0E5E">
              <w:rPr>
                <w:rFonts w:ascii="Times New Roman" w:hAnsi="Times New Roman" w:cs="Times New Roman"/>
              </w:rPr>
              <w:t>Recognition of diverse types of plots: a) bar</w:t>
            </w:r>
            <w:r>
              <w:rPr>
                <w:rFonts w:ascii="Times New Roman" w:hAnsi="Times New Roman" w:cs="Times New Roman"/>
              </w:rPr>
              <w:t xml:space="preserve">, </w:t>
            </w:r>
            <w:r w:rsidRPr="004F0E5E">
              <w:rPr>
                <w:rFonts w:ascii="Times New Roman" w:hAnsi="Times New Roman" w:cs="Times New Roman"/>
              </w:rPr>
              <w:t>b) box</w:t>
            </w:r>
            <w:r>
              <w:rPr>
                <w:rFonts w:ascii="Times New Roman" w:hAnsi="Times New Roman" w:cs="Times New Roman"/>
              </w:rPr>
              <w:t xml:space="preserve">, </w:t>
            </w:r>
            <w:r w:rsidRPr="004F0E5E">
              <w:rPr>
                <w:rFonts w:ascii="Times New Roman" w:hAnsi="Times New Roman" w:cs="Times New Roman"/>
              </w:rPr>
              <w:t>c) scatter</w:t>
            </w:r>
            <w:r>
              <w:rPr>
                <w:rFonts w:ascii="Times New Roman" w:hAnsi="Times New Roman" w:cs="Times New Roman"/>
              </w:rPr>
              <w:t xml:space="preserve">, </w:t>
            </w:r>
            <w:r w:rsidRPr="004F0E5E">
              <w:rPr>
                <w:rFonts w:ascii="Times New Roman" w:hAnsi="Times New Roman" w:cs="Times New Roman"/>
              </w:rPr>
              <w:t>d) line</w:t>
            </w:r>
            <w:r>
              <w:rPr>
                <w:rFonts w:ascii="Times New Roman" w:hAnsi="Times New Roman" w:cs="Times New Roman"/>
              </w:rPr>
              <w:t xml:space="preserve">, </w:t>
            </w:r>
            <w:r w:rsidRPr="004F0E5E">
              <w:rPr>
                <w:rFonts w:ascii="Times New Roman" w:hAnsi="Times New Roman" w:cs="Times New Roman"/>
              </w:rPr>
              <w:t>e)</w:t>
            </w:r>
            <w:r>
              <w:rPr>
                <w:rFonts w:ascii="Times New Roman" w:hAnsi="Times New Roman" w:cs="Times New Roman"/>
              </w:rPr>
              <w:t xml:space="preserve"> </w:t>
            </w:r>
            <w:r w:rsidRPr="004F0E5E">
              <w:rPr>
                <w:rFonts w:ascii="Times New Roman" w:hAnsi="Times New Roman" w:cs="Times New Roman"/>
              </w:rPr>
              <w:t>heatmap</w:t>
            </w:r>
            <w:r>
              <w:rPr>
                <w:rFonts w:ascii="Times New Roman" w:hAnsi="Times New Roman" w:cs="Times New Roman"/>
              </w:rPr>
              <w:t xml:space="preserve">, </w:t>
            </w:r>
            <w:r w:rsidRPr="004F0E5E">
              <w:rPr>
                <w:rFonts w:ascii="Times New Roman" w:hAnsi="Times New Roman" w:cs="Times New Roman"/>
              </w:rPr>
              <w:t>f)</w:t>
            </w:r>
            <w:r>
              <w:rPr>
                <w:rFonts w:ascii="Times New Roman" w:hAnsi="Times New Roman" w:cs="Times New Roman"/>
              </w:rPr>
              <w:t xml:space="preserve"> </w:t>
            </w:r>
            <w:r w:rsidRPr="004F0E5E">
              <w:rPr>
                <w:rFonts w:ascii="Times New Roman" w:hAnsi="Times New Roman" w:cs="Times New Roman"/>
              </w:rPr>
              <w:t>histogram</w:t>
            </w:r>
            <w:r>
              <w:rPr>
                <w:rFonts w:ascii="Times New Roman" w:hAnsi="Times New Roman" w:cs="Times New Roman"/>
              </w:rPr>
              <w:t xml:space="preserve">, </w:t>
            </w:r>
            <w:r w:rsidRPr="004F0E5E">
              <w:rPr>
                <w:rFonts w:ascii="Times New Roman" w:hAnsi="Times New Roman" w:cs="Times New Roman"/>
              </w:rPr>
              <w:t>g) area</w:t>
            </w:r>
            <w:r>
              <w:rPr>
                <w:rFonts w:ascii="Times New Roman" w:hAnsi="Times New Roman" w:cs="Times New Roman"/>
              </w:rPr>
              <w:t xml:space="preserve">, </w:t>
            </w:r>
            <w:r w:rsidRPr="004F0E5E">
              <w:rPr>
                <w:rFonts w:ascii="Times New Roman" w:hAnsi="Times New Roman" w:cs="Times New Roman"/>
              </w:rPr>
              <w:t xml:space="preserve">h) pie </w:t>
            </w:r>
          </w:p>
        </w:tc>
        <w:tc>
          <w:tcPr>
            <w:tcW w:w="1984" w:type="dxa"/>
          </w:tcPr>
          <w:p w14:paraId="04D99D59" w14:textId="77777777" w:rsidR="00D72F74" w:rsidRPr="007572E4" w:rsidRDefault="00D72F74" w:rsidP="00D72F74">
            <w:pPr>
              <w:rPr>
                <w:rFonts w:ascii="Times New Roman" w:hAnsi="Times New Roman" w:cs="Times New Roman"/>
                <w:b/>
                <w:bCs/>
                <w:highlight w:val="yellow"/>
              </w:rPr>
            </w:pPr>
            <w:r w:rsidRPr="00546BFF">
              <w:rPr>
                <w:rFonts w:ascii="Times New Roman" w:hAnsi="Times New Roman" w:cs="Times New Roman"/>
              </w:rPr>
              <w:t xml:space="preserve">Accuracy </w:t>
            </w:r>
            <w:r w:rsidR="005B0EFB" w:rsidRPr="00546BFF">
              <w:rPr>
                <w:rFonts w:ascii="Times New Roman" w:hAnsi="Times New Roman" w:cs="Times New Roman"/>
              </w:rPr>
              <w:t>&gt;</w:t>
            </w:r>
            <w:r w:rsidRPr="00546BFF">
              <w:rPr>
                <w:rFonts w:ascii="Times New Roman" w:hAnsi="Times New Roman" w:cs="Times New Roman"/>
              </w:rPr>
              <w:t xml:space="preserve"> 9</w:t>
            </w:r>
            <w:r w:rsidR="009E3DB8">
              <w:rPr>
                <w:rFonts w:ascii="Times New Roman" w:hAnsi="Times New Roman" w:cs="Times New Roman"/>
              </w:rPr>
              <w:t>0</w:t>
            </w:r>
            <w:r w:rsidRPr="00546BFF">
              <w:rPr>
                <w:rFonts w:ascii="Times New Roman" w:hAnsi="Times New Roman" w:cs="Times New Roman"/>
              </w:rPr>
              <w:t>%</w:t>
            </w:r>
          </w:p>
        </w:tc>
      </w:tr>
      <w:tr w:rsidR="00D72F74" w14:paraId="1EE48641" w14:textId="77777777" w:rsidTr="004B7C7C">
        <w:tc>
          <w:tcPr>
            <w:tcW w:w="737" w:type="dxa"/>
          </w:tcPr>
          <w:p w14:paraId="6CF2D2E7" w14:textId="77777777" w:rsidR="00D72F74" w:rsidRPr="00430FD3" w:rsidRDefault="00D72F74" w:rsidP="00D72F74">
            <w:pPr>
              <w:rPr>
                <w:rFonts w:ascii="Times New Roman" w:hAnsi="Times New Roman" w:cs="Times New Roman"/>
              </w:rPr>
            </w:pPr>
            <w:r w:rsidRPr="00430FD3">
              <w:rPr>
                <w:rFonts w:ascii="Times New Roman" w:hAnsi="Times New Roman" w:cs="Times New Roman"/>
              </w:rPr>
              <w:t>T4</w:t>
            </w:r>
          </w:p>
        </w:tc>
        <w:tc>
          <w:tcPr>
            <w:tcW w:w="1701" w:type="dxa"/>
          </w:tcPr>
          <w:p w14:paraId="3A91D098" w14:textId="77777777" w:rsidR="00D72F74" w:rsidRDefault="00D72F74" w:rsidP="00D72F74">
            <w:pPr>
              <w:rPr>
                <w:rFonts w:ascii="Times New Roman" w:hAnsi="Times New Roman" w:cs="Times New Roman"/>
                <w:b/>
                <w:bCs/>
              </w:rPr>
            </w:pPr>
            <w:r w:rsidRPr="004F0E5E">
              <w:rPr>
                <w:rFonts w:ascii="Times New Roman" w:hAnsi="Times New Roman" w:cs="Times New Roman"/>
              </w:rPr>
              <w:t>Data extraction</w:t>
            </w:r>
          </w:p>
        </w:tc>
        <w:tc>
          <w:tcPr>
            <w:tcW w:w="1276" w:type="dxa"/>
          </w:tcPr>
          <w:p w14:paraId="06FC279F" w14:textId="77777777" w:rsidR="00D72F74" w:rsidRPr="007572E4" w:rsidRDefault="00D72F74" w:rsidP="00D72F74">
            <w:pPr>
              <w:rPr>
                <w:rFonts w:ascii="Times New Roman" w:hAnsi="Times New Roman" w:cs="Times New Roman"/>
              </w:rPr>
            </w:pPr>
            <w:r w:rsidRPr="004F0E5E">
              <w:rPr>
                <w:rFonts w:ascii="Times New Roman" w:hAnsi="Times New Roman" w:cs="Times New Roman"/>
              </w:rPr>
              <w:t>Plot of diverse types: a) bar</w:t>
            </w:r>
            <w:r>
              <w:rPr>
                <w:rFonts w:ascii="Times New Roman" w:hAnsi="Times New Roman" w:cs="Times New Roman"/>
              </w:rPr>
              <w:t xml:space="preserve">, </w:t>
            </w:r>
            <w:r w:rsidRPr="004F0E5E">
              <w:rPr>
                <w:rFonts w:ascii="Times New Roman" w:hAnsi="Times New Roman" w:cs="Times New Roman"/>
              </w:rPr>
              <w:t>b) box</w:t>
            </w:r>
            <w:r>
              <w:rPr>
                <w:rFonts w:ascii="Times New Roman" w:hAnsi="Times New Roman" w:cs="Times New Roman"/>
              </w:rPr>
              <w:t xml:space="preserve">, </w:t>
            </w:r>
            <w:r w:rsidRPr="004F0E5E">
              <w:rPr>
                <w:rFonts w:ascii="Times New Roman" w:hAnsi="Times New Roman" w:cs="Times New Roman"/>
              </w:rPr>
              <w:t>c) scatter</w:t>
            </w:r>
            <w:r>
              <w:rPr>
                <w:rFonts w:ascii="Times New Roman" w:hAnsi="Times New Roman" w:cs="Times New Roman"/>
              </w:rPr>
              <w:t xml:space="preserve">, </w:t>
            </w:r>
            <w:r w:rsidRPr="004F0E5E">
              <w:rPr>
                <w:rFonts w:ascii="Times New Roman" w:hAnsi="Times New Roman" w:cs="Times New Roman"/>
              </w:rPr>
              <w:t>d) line</w:t>
            </w:r>
            <w:r>
              <w:rPr>
                <w:rFonts w:ascii="Times New Roman" w:hAnsi="Times New Roman" w:cs="Times New Roman"/>
              </w:rPr>
              <w:t xml:space="preserve">, </w:t>
            </w:r>
            <w:r w:rsidRPr="004F0E5E">
              <w:rPr>
                <w:rFonts w:ascii="Times New Roman" w:hAnsi="Times New Roman" w:cs="Times New Roman"/>
              </w:rPr>
              <w:t>e) heatmap</w:t>
            </w:r>
            <w:r w:rsidR="005349AF">
              <w:rPr>
                <w:rFonts w:ascii="Times New Roman" w:hAnsi="Times New Roman" w:cs="Times New Roman"/>
              </w:rPr>
              <w:t>,</w:t>
            </w:r>
            <w:r w:rsidRPr="004F0E5E">
              <w:rPr>
                <w:rFonts w:ascii="Times New Roman" w:hAnsi="Times New Roman" w:cs="Times New Roman"/>
              </w:rPr>
              <w:t xml:space="preserve"> f) histogram</w:t>
            </w:r>
            <w:r>
              <w:rPr>
                <w:rFonts w:ascii="Times New Roman" w:hAnsi="Times New Roman" w:cs="Times New Roman"/>
              </w:rPr>
              <w:t xml:space="preserve">, </w:t>
            </w:r>
            <w:r w:rsidRPr="004F0E5E">
              <w:rPr>
                <w:rFonts w:ascii="Times New Roman" w:hAnsi="Times New Roman" w:cs="Times New Roman"/>
              </w:rPr>
              <w:t>g) area</w:t>
            </w:r>
            <w:r>
              <w:rPr>
                <w:rFonts w:ascii="Times New Roman" w:hAnsi="Times New Roman" w:cs="Times New Roman"/>
              </w:rPr>
              <w:t xml:space="preserve">, </w:t>
            </w:r>
            <w:r w:rsidRPr="004F0E5E">
              <w:rPr>
                <w:rFonts w:ascii="Times New Roman" w:hAnsi="Times New Roman" w:cs="Times New Roman"/>
              </w:rPr>
              <w:t>h) pie</w:t>
            </w:r>
          </w:p>
        </w:tc>
        <w:tc>
          <w:tcPr>
            <w:tcW w:w="3686" w:type="dxa"/>
          </w:tcPr>
          <w:p w14:paraId="1288AE6B" w14:textId="77777777" w:rsidR="00D72F74" w:rsidRDefault="00D72F74" w:rsidP="00D72F74">
            <w:pPr>
              <w:rPr>
                <w:rFonts w:ascii="Times New Roman" w:hAnsi="Times New Roman" w:cs="Times New Roman"/>
                <w:b/>
                <w:bCs/>
              </w:rPr>
            </w:pPr>
            <w:r w:rsidRPr="004F0E5E">
              <w:rPr>
                <w:rFonts w:ascii="Times New Roman" w:hAnsi="Times New Roman" w:cs="Times New Roman"/>
              </w:rPr>
              <w:t>Values of legend, title, axis titles, and:</w:t>
            </w:r>
            <w:r>
              <w:rPr>
                <w:rFonts w:ascii="Times New Roman" w:hAnsi="Times New Roman" w:cs="Times New Roman"/>
              </w:rPr>
              <w:t xml:space="preserve"> </w:t>
            </w:r>
            <w:r w:rsidRPr="004F0E5E">
              <w:rPr>
                <w:rFonts w:ascii="Times New Roman" w:hAnsi="Times New Roman" w:cs="Times New Roman"/>
              </w:rPr>
              <w:t>a) scale, groups/categories, heights (axis unity), and error bar</w:t>
            </w:r>
            <w:r w:rsidR="00A96682">
              <w:rPr>
                <w:rFonts w:ascii="Times New Roman" w:hAnsi="Times New Roman" w:cs="Times New Roman"/>
              </w:rPr>
              <w:t>s</w:t>
            </w:r>
            <w:r>
              <w:rPr>
                <w:rFonts w:ascii="Times New Roman" w:hAnsi="Times New Roman" w:cs="Times New Roman"/>
              </w:rPr>
              <w:t xml:space="preserve">, </w:t>
            </w:r>
            <w:r w:rsidRPr="004F0E5E">
              <w:rPr>
                <w:rFonts w:ascii="Times New Roman" w:hAnsi="Times New Roman" w:cs="Times New Roman"/>
              </w:rPr>
              <w:t>b) scale, groups/categories, minimum, Q1, median, Q3, maximum, outliers</w:t>
            </w:r>
            <w:r>
              <w:rPr>
                <w:rFonts w:ascii="Times New Roman" w:hAnsi="Times New Roman" w:cs="Times New Roman"/>
              </w:rPr>
              <w:t>,</w:t>
            </w:r>
            <w:r w:rsidRPr="004F0E5E">
              <w:rPr>
                <w:rFonts w:ascii="Times New Roman" w:hAnsi="Times New Roman" w:cs="Times New Roman"/>
              </w:rPr>
              <w:t xml:space="preserve"> c) scale x, scale y, coordinate x (axis unity), coordinate y (axis unity), category (by </w:t>
            </w:r>
            <w:proofErr w:type="spellStart"/>
            <w:r w:rsidRPr="004F0E5E">
              <w:rPr>
                <w:rFonts w:ascii="Times New Roman" w:hAnsi="Times New Roman" w:cs="Times New Roman"/>
              </w:rPr>
              <w:t>color</w:t>
            </w:r>
            <w:proofErr w:type="spellEnd"/>
            <w:r w:rsidRPr="004F0E5E">
              <w:rPr>
                <w:rFonts w:ascii="Times New Roman" w:hAnsi="Times New Roman" w:cs="Times New Roman"/>
              </w:rPr>
              <w:t>, point size,</w:t>
            </w:r>
            <w:r>
              <w:rPr>
                <w:rFonts w:ascii="Times New Roman" w:hAnsi="Times New Roman" w:cs="Times New Roman"/>
              </w:rPr>
              <w:t xml:space="preserve"> </w:t>
            </w:r>
            <w:r w:rsidRPr="005F1074">
              <w:rPr>
                <w:rFonts w:ascii="Times New Roman" w:hAnsi="Times New Roman" w:cs="Times New Roman"/>
              </w:rPr>
              <w:t>shape,</w:t>
            </w:r>
            <w:r>
              <w:rPr>
                <w:rFonts w:ascii="Times New Roman" w:hAnsi="Times New Roman" w:cs="Times New Roman"/>
              </w:rPr>
              <w:t xml:space="preserve"> </w:t>
            </w:r>
            <w:r w:rsidRPr="004F0E5E">
              <w:rPr>
                <w:rFonts w:ascii="Times New Roman" w:hAnsi="Times New Roman" w:cs="Times New Roman"/>
              </w:rPr>
              <w:t>d) x values, y values, groups/categories</w:t>
            </w:r>
            <w:r>
              <w:rPr>
                <w:rFonts w:ascii="Times New Roman" w:hAnsi="Times New Roman" w:cs="Times New Roman"/>
              </w:rPr>
              <w:t xml:space="preserve">, </w:t>
            </w:r>
            <w:r w:rsidRPr="004F0E5E">
              <w:rPr>
                <w:rFonts w:ascii="Times New Roman" w:hAnsi="Times New Roman" w:cs="Times New Roman"/>
              </w:rPr>
              <w:t>e) row categories, column categories, values for each square</w:t>
            </w:r>
            <w:r>
              <w:rPr>
                <w:rFonts w:ascii="Times New Roman" w:hAnsi="Times New Roman" w:cs="Times New Roman"/>
              </w:rPr>
              <w:t xml:space="preserve">, </w:t>
            </w:r>
            <w:r w:rsidRPr="004F0E5E">
              <w:rPr>
                <w:rFonts w:ascii="Times New Roman" w:hAnsi="Times New Roman" w:cs="Times New Roman"/>
              </w:rPr>
              <w:t xml:space="preserve">f) </w:t>
            </w:r>
            <w:proofErr w:type="spellStart"/>
            <w:r w:rsidRPr="004F0E5E">
              <w:rPr>
                <w:rFonts w:ascii="Times New Roman" w:hAnsi="Times New Roman" w:cs="Times New Roman"/>
              </w:rPr>
              <w:t>center</w:t>
            </w:r>
            <w:proofErr w:type="spellEnd"/>
            <w:r w:rsidRPr="004F0E5E">
              <w:rPr>
                <w:rFonts w:ascii="Times New Roman" w:hAnsi="Times New Roman" w:cs="Times New Roman"/>
              </w:rPr>
              <w:t xml:space="preserve"> value (x), edges value (x), bins height (y)</w:t>
            </w:r>
            <w:r>
              <w:rPr>
                <w:rFonts w:ascii="Times New Roman" w:hAnsi="Times New Roman" w:cs="Times New Roman"/>
              </w:rPr>
              <w:t xml:space="preserve">, </w:t>
            </w:r>
            <w:r w:rsidRPr="004F0E5E">
              <w:rPr>
                <w:rFonts w:ascii="Times New Roman" w:hAnsi="Times New Roman" w:cs="Times New Roman"/>
              </w:rPr>
              <w:t>g) AUC, baseline value, groups/categories</w:t>
            </w:r>
            <w:r>
              <w:rPr>
                <w:rFonts w:ascii="Times New Roman" w:hAnsi="Times New Roman" w:cs="Times New Roman"/>
              </w:rPr>
              <w:t xml:space="preserve">, </w:t>
            </w:r>
            <w:r w:rsidRPr="004F0E5E">
              <w:rPr>
                <w:rFonts w:ascii="Times New Roman" w:hAnsi="Times New Roman" w:cs="Times New Roman"/>
              </w:rPr>
              <w:t>h) categories, corresponding proportion</w:t>
            </w:r>
            <w:r>
              <w:rPr>
                <w:rFonts w:ascii="Times New Roman" w:hAnsi="Times New Roman" w:cs="Times New Roman"/>
              </w:rPr>
              <w:t>.</w:t>
            </w:r>
          </w:p>
        </w:tc>
        <w:tc>
          <w:tcPr>
            <w:tcW w:w="1984" w:type="dxa"/>
          </w:tcPr>
          <w:p w14:paraId="2098066E" w14:textId="77777777" w:rsidR="005B0EFB" w:rsidRPr="008F252A" w:rsidRDefault="00546BFF" w:rsidP="00D72F74">
            <w:pPr>
              <w:rPr>
                <w:rFonts w:ascii="Times New Roman" w:hAnsi="Times New Roman" w:cs="Times New Roman"/>
              </w:rPr>
            </w:pPr>
            <w:r w:rsidRPr="008F252A">
              <w:rPr>
                <w:rFonts w:ascii="Times New Roman" w:hAnsi="Times New Roman" w:cs="Times New Roman"/>
              </w:rPr>
              <w:t>Categorical</w:t>
            </w:r>
            <w:r w:rsidR="005B0EFB" w:rsidRPr="008F252A">
              <w:rPr>
                <w:rFonts w:ascii="Times New Roman" w:hAnsi="Times New Roman" w:cs="Times New Roman"/>
              </w:rPr>
              <w:t xml:space="preserve"> variables: a</w:t>
            </w:r>
            <w:r w:rsidR="009458FE" w:rsidRPr="008F252A">
              <w:rPr>
                <w:rFonts w:ascii="Times New Roman" w:hAnsi="Times New Roman" w:cs="Times New Roman"/>
              </w:rPr>
              <w:t xml:space="preserve">ccuracy </w:t>
            </w:r>
            <w:r w:rsidR="005B0EFB" w:rsidRPr="008F252A">
              <w:rPr>
                <w:rFonts w:ascii="Times New Roman" w:hAnsi="Times New Roman" w:cs="Times New Roman"/>
              </w:rPr>
              <w:t>&gt;</w:t>
            </w:r>
            <w:r w:rsidR="009458FE" w:rsidRPr="008F252A">
              <w:rPr>
                <w:rFonts w:ascii="Times New Roman" w:hAnsi="Times New Roman" w:cs="Times New Roman"/>
              </w:rPr>
              <w:t xml:space="preserve"> 9</w:t>
            </w:r>
            <w:r w:rsidR="005141AB">
              <w:rPr>
                <w:rFonts w:ascii="Times New Roman" w:hAnsi="Times New Roman" w:cs="Times New Roman"/>
              </w:rPr>
              <w:t>0</w:t>
            </w:r>
            <w:r w:rsidR="009458FE" w:rsidRPr="008F252A">
              <w:rPr>
                <w:rFonts w:ascii="Times New Roman" w:hAnsi="Times New Roman" w:cs="Times New Roman"/>
              </w:rPr>
              <w:t xml:space="preserve">% </w:t>
            </w:r>
          </w:p>
          <w:p w14:paraId="033B6F59" w14:textId="77777777" w:rsidR="005B0EFB" w:rsidRPr="008F252A" w:rsidRDefault="005B0EFB" w:rsidP="00D72F74">
            <w:pPr>
              <w:rPr>
                <w:rFonts w:ascii="Times New Roman" w:hAnsi="Times New Roman" w:cs="Times New Roman"/>
              </w:rPr>
            </w:pPr>
          </w:p>
          <w:p w14:paraId="1A2B6474" w14:textId="77777777" w:rsidR="00D84815" w:rsidRPr="008F252A" w:rsidRDefault="005B0EFB" w:rsidP="00D72F74">
            <w:pPr>
              <w:rPr>
                <w:rFonts w:ascii="Times New Roman" w:hAnsi="Times New Roman" w:cs="Times New Roman"/>
              </w:rPr>
            </w:pPr>
            <w:r w:rsidRPr="008F252A">
              <w:rPr>
                <w:rFonts w:ascii="Times New Roman" w:hAnsi="Times New Roman" w:cs="Times New Roman"/>
              </w:rPr>
              <w:t xml:space="preserve">Numeric variables: </w:t>
            </w:r>
          </w:p>
          <w:p w14:paraId="0DB975B0" w14:textId="77777777" w:rsidR="00D72F74" w:rsidRPr="008F252A" w:rsidRDefault="009458FE" w:rsidP="00D72F74">
            <w:pPr>
              <w:rPr>
                <w:rFonts w:ascii="Times New Roman" w:hAnsi="Times New Roman" w:cs="Times New Roman"/>
                <w:b/>
                <w:bCs/>
              </w:rPr>
            </w:pPr>
            <w:r w:rsidRPr="008F252A">
              <w:rPr>
                <w:rFonts w:ascii="Times New Roman" w:hAnsi="Times New Roman" w:cs="Times New Roman"/>
              </w:rPr>
              <w:t xml:space="preserve">CCC </w:t>
            </w:r>
            <w:r w:rsidR="005B0EFB" w:rsidRPr="008F252A">
              <w:rPr>
                <w:rFonts w:ascii="Times New Roman" w:hAnsi="Times New Roman" w:cs="Times New Roman"/>
              </w:rPr>
              <w:t>&gt;</w:t>
            </w:r>
            <w:r w:rsidRPr="008F252A">
              <w:rPr>
                <w:rFonts w:ascii="Times New Roman" w:hAnsi="Times New Roman" w:cs="Times New Roman"/>
              </w:rPr>
              <w:t xml:space="preserve"> </w:t>
            </w:r>
            <w:r w:rsidR="008F252A" w:rsidRPr="008F252A">
              <w:rPr>
                <w:rFonts w:ascii="Times New Roman" w:hAnsi="Times New Roman" w:cs="Times New Roman"/>
              </w:rPr>
              <w:t>0.90</w:t>
            </w:r>
            <w:r w:rsidRPr="008F252A">
              <w:rPr>
                <w:rFonts w:ascii="Times New Roman" w:hAnsi="Times New Roman" w:cs="Times New Roman"/>
              </w:rPr>
              <w:t xml:space="preserve"> </w:t>
            </w:r>
          </w:p>
        </w:tc>
      </w:tr>
      <w:tr w:rsidR="00D84815" w14:paraId="1D7BC968" w14:textId="77777777" w:rsidTr="004B7C7C">
        <w:tc>
          <w:tcPr>
            <w:tcW w:w="737" w:type="dxa"/>
          </w:tcPr>
          <w:p w14:paraId="3FFF309F" w14:textId="77777777" w:rsidR="00D84815" w:rsidRPr="00430FD3" w:rsidRDefault="00D84815" w:rsidP="00D84815">
            <w:pPr>
              <w:rPr>
                <w:rFonts w:ascii="Times New Roman" w:hAnsi="Times New Roman" w:cs="Times New Roman"/>
              </w:rPr>
            </w:pPr>
            <w:r w:rsidRPr="00430FD3">
              <w:rPr>
                <w:rFonts w:ascii="Times New Roman" w:hAnsi="Times New Roman" w:cs="Times New Roman"/>
              </w:rPr>
              <w:t>T5</w:t>
            </w:r>
          </w:p>
        </w:tc>
        <w:tc>
          <w:tcPr>
            <w:tcW w:w="1701" w:type="dxa"/>
          </w:tcPr>
          <w:p w14:paraId="3BF928C4" w14:textId="16CACD45" w:rsidR="00D84815" w:rsidRDefault="006174F2" w:rsidP="00D84815">
            <w:pPr>
              <w:rPr>
                <w:rFonts w:ascii="Times New Roman" w:hAnsi="Times New Roman" w:cs="Times New Roman"/>
                <w:b/>
                <w:bCs/>
              </w:rPr>
            </w:pPr>
            <w:r>
              <w:rPr>
                <w:rFonts w:ascii="Times New Roman" w:hAnsi="Times New Roman" w:cs="Times New Roman"/>
              </w:rPr>
              <w:t>C</w:t>
            </w:r>
            <w:r w:rsidRPr="004F0E5E">
              <w:rPr>
                <w:rFonts w:ascii="Times New Roman" w:hAnsi="Times New Roman" w:cs="Times New Roman"/>
              </w:rPr>
              <w:t>ontext</w:t>
            </w:r>
            <w:r>
              <w:rPr>
                <w:rFonts w:ascii="Times New Roman" w:hAnsi="Times New Roman" w:cs="Times New Roman"/>
              </w:rPr>
              <w:t>-</w:t>
            </w:r>
            <w:r w:rsidRPr="004F0E5E">
              <w:rPr>
                <w:rFonts w:ascii="Times New Roman" w:hAnsi="Times New Roman" w:cs="Times New Roman"/>
              </w:rPr>
              <w:t>of</w:t>
            </w:r>
            <w:r>
              <w:rPr>
                <w:rFonts w:ascii="Times New Roman" w:hAnsi="Times New Roman" w:cs="Times New Roman"/>
              </w:rPr>
              <w:t>-</w:t>
            </w:r>
            <w:r w:rsidRPr="004F0E5E">
              <w:rPr>
                <w:rFonts w:ascii="Times New Roman" w:hAnsi="Times New Roman" w:cs="Times New Roman"/>
              </w:rPr>
              <w:t>interest</w:t>
            </w:r>
            <w:r>
              <w:rPr>
                <w:rFonts w:ascii="Times New Roman" w:hAnsi="Times New Roman" w:cs="Times New Roman"/>
              </w:rPr>
              <w:t xml:space="preserve"> f</w:t>
            </w:r>
            <w:r w:rsidRPr="004F0E5E">
              <w:rPr>
                <w:rFonts w:ascii="Times New Roman" w:hAnsi="Times New Roman" w:cs="Times New Roman"/>
              </w:rPr>
              <w:t>iltering</w:t>
            </w:r>
          </w:p>
        </w:tc>
        <w:tc>
          <w:tcPr>
            <w:tcW w:w="1276" w:type="dxa"/>
          </w:tcPr>
          <w:p w14:paraId="609DBB59" w14:textId="77777777" w:rsidR="00D84815" w:rsidRDefault="00D84815" w:rsidP="00D84815">
            <w:pPr>
              <w:rPr>
                <w:rFonts w:ascii="Times New Roman" w:hAnsi="Times New Roman" w:cs="Times New Roman"/>
                <w:b/>
                <w:bCs/>
              </w:rPr>
            </w:pPr>
            <w:r>
              <w:rPr>
                <w:rFonts w:ascii="Times New Roman" w:hAnsi="Times New Roman" w:cs="Times New Roman"/>
              </w:rPr>
              <w:t>.</w:t>
            </w:r>
            <w:proofErr w:type="spellStart"/>
            <w:r w:rsidRPr="004F0E5E">
              <w:rPr>
                <w:rFonts w:ascii="Times New Roman" w:hAnsi="Times New Roman" w:cs="Times New Roman"/>
              </w:rPr>
              <w:t>json</w:t>
            </w:r>
            <w:proofErr w:type="spellEnd"/>
            <w:r w:rsidRPr="004F0E5E">
              <w:rPr>
                <w:rFonts w:ascii="Times New Roman" w:hAnsi="Times New Roman" w:cs="Times New Roman"/>
              </w:rPr>
              <w:t xml:space="preserve"> file</w:t>
            </w:r>
          </w:p>
        </w:tc>
        <w:tc>
          <w:tcPr>
            <w:tcW w:w="3686" w:type="dxa"/>
          </w:tcPr>
          <w:p w14:paraId="1E291E80" w14:textId="77777777" w:rsidR="00D84815" w:rsidRDefault="005349AF" w:rsidP="00D84815">
            <w:pPr>
              <w:rPr>
                <w:rFonts w:ascii="Times New Roman" w:hAnsi="Times New Roman" w:cs="Times New Roman"/>
                <w:b/>
                <w:bCs/>
              </w:rPr>
            </w:pPr>
            <w:r>
              <w:rPr>
                <w:rFonts w:ascii="Times New Roman" w:hAnsi="Times New Roman" w:cs="Times New Roman"/>
              </w:rPr>
              <w:t>.</w:t>
            </w:r>
            <w:proofErr w:type="spellStart"/>
            <w:r>
              <w:rPr>
                <w:rFonts w:ascii="Times New Roman" w:hAnsi="Times New Roman" w:cs="Times New Roman"/>
              </w:rPr>
              <w:t>json</w:t>
            </w:r>
            <w:proofErr w:type="spellEnd"/>
            <w:r w:rsidR="00D84815" w:rsidRPr="004F0E5E">
              <w:rPr>
                <w:rFonts w:ascii="Times New Roman" w:hAnsi="Times New Roman" w:cs="Times New Roman"/>
              </w:rPr>
              <w:t xml:space="preserve"> file with only outcome and groups of interest (checkbox)</w:t>
            </w:r>
          </w:p>
        </w:tc>
        <w:tc>
          <w:tcPr>
            <w:tcW w:w="1984" w:type="dxa"/>
          </w:tcPr>
          <w:p w14:paraId="2A83CDD2" w14:textId="77777777" w:rsidR="00D84815" w:rsidRPr="00546BFF" w:rsidRDefault="00D84815" w:rsidP="00D84815">
            <w:pPr>
              <w:rPr>
                <w:rFonts w:ascii="Times New Roman" w:hAnsi="Times New Roman" w:cs="Times New Roman"/>
                <w:b/>
                <w:bCs/>
              </w:rPr>
            </w:pPr>
            <w:r w:rsidRPr="00546BFF">
              <w:rPr>
                <w:rFonts w:ascii="Times New Roman" w:hAnsi="Times New Roman" w:cs="Times New Roman"/>
              </w:rPr>
              <w:t>Accuracy &gt; 9</w:t>
            </w:r>
            <w:r w:rsidR="009E3DB8">
              <w:rPr>
                <w:rFonts w:ascii="Times New Roman" w:hAnsi="Times New Roman" w:cs="Times New Roman"/>
              </w:rPr>
              <w:t>0</w:t>
            </w:r>
            <w:r w:rsidRPr="00546BFF">
              <w:rPr>
                <w:rFonts w:ascii="Times New Roman" w:hAnsi="Times New Roman" w:cs="Times New Roman"/>
              </w:rPr>
              <w:t xml:space="preserve">%               </w:t>
            </w:r>
          </w:p>
        </w:tc>
      </w:tr>
      <w:tr w:rsidR="00D84815" w14:paraId="4E56855B" w14:textId="77777777" w:rsidTr="004B7C7C">
        <w:tc>
          <w:tcPr>
            <w:tcW w:w="737" w:type="dxa"/>
          </w:tcPr>
          <w:p w14:paraId="30EA65A3" w14:textId="77777777" w:rsidR="00D84815" w:rsidRPr="00430FD3" w:rsidRDefault="00D84815" w:rsidP="00D84815">
            <w:pPr>
              <w:rPr>
                <w:rFonts w:ascii="Times New Roman" w:hAnsi="Times New Roman" w:cs="Times New Roman"/>
              </w:rPr>
            </w:pPr>
            <w:r w:rsidRPr="00430FD3">
              <w:rPr>
                <w:rFonts w:ascii="Times New Roman" w:hAnsi="Times New Roman" w:cs="Times New Roman"/>
              </w:rPr>
              <w:t>T6</w:t>
            </w:r>
          </w:p>
        </w:tc>
        <w:tc>
          <w:tcPr>
            <w:tcW w:w="1701" w:type="dxa"/>
          </w:tcPr>
          <w:p w14:paraId="2B49E34D" w14:textId="77777777" w:rsidR="00D84815" w:rsidRDefault="00D84815" w:rsidP="00D84815">
            <w:pPr>
              <w:rPr>
                <w:rFonts w:ascii="Times New Roman" w:hAnsi="Times New Roman" w:cs="Times New Roman"/>
                <w:b/>
                <w:bCs/>
              </w:rPr>
            </w:pPr>
            <w:r w:rsidRPr="004F0E5E">
              <w:rPr>
                <w:rFonts w:ascii="Times New Roman" w:hAnsi="Times New Roman" w:cs="Times New Roman"/>
              </w:rPr>
              <w:t xml:space="preserve">Correction of extracted data by </w:t>
            </w:r>
            <w:r w:rsidR="005349AF">
              <w:rPr>
                <w:rFonts w:ascii="Times New Roman" w:hAnsi="Times New Roman" w:cs="Times New Roman"/>
              </w:rPr>
              <w:t xml:space="preserve">the </w:t>
            </w:r>
            <w:r w:rsidRPr="004F0E5E">
              <w:rPr>
                <w:rFonts w:ascii="Times New Roman" w:hAnsi="Times New Roman" w:cs="Times New Roman"/>
              </w:rPr>
              <w:t>user</w:t>
            </w:r>
          </w:p>
        </w:tc>
        <w:tc>
          <w:tcPr>
            <w:tcW w:w="1276" w:type="dxa"/>
          </w:tcPr>
          <w:p w14:paraId="4CA1C695" w14:textId="77777777" w:rsidR="00D84815" w:rsidRDefault="00D84815" w:rsidP="00D84815">
            <w:pPr>
              <w:rPr>
                <w:rFonts w:ascii="Times New Roman" w:hAnsi="Times New Roman" w:cs="Times New Roman"/>
                <w:b/>
                <w:bCs/>
              </w:rPr>
            </w:pPr>
            <w:r w:rsidRPr="004F0E5E">
              <w:rPr>
                <w:rFonts w:ascii="Times New Roman" w:hAnsi="Times New Roman" w:cs="Times New Roman"/>
              </w:rPr>
              <w:t xml:space="preserve">Interface with </w:t>
            </w:r>
            <w:r w:rsidR="005349AF">
              <w:rPr>
                <w:rFonts w:ascii="Times New Roman" w:hAnsi="Times New Roman" w:cs="Times New Roman"/>
              </w:rPr>
              <w:t xml:space="preserve">the </w:t>
            </w:r>
            <w:r w:rsidRPr="004F0E5E">
              <w:rPr>
                <w:rFonts w:ascii="Times New Roman" w:hAnsi="Times New Roman" w:cs="Times New Roman"/>
              </w:rPr>
              <w:t>.</w:t>
            </w:r>
            <w:proofErr w:type="spellStart"/>
            <w:r w:rsidRPr="004F0E5E">
              <w:rPr>
                <w:rFonts w:ascii="Times New Roman" w:hAnsi="Times New Roman" w:cs="Times New Roman"/>
              </w:rPr>
              <w:t>json</w:t>
            </w:r>
            <w:proofErr w:type="spellEnd"/>
            <w:r w:rsidRPr="004F0E5E">
              <w:rPr>
                <w:rFonts w:ascii="Times New Roman" w:hAnsi="Times New Roman" w:cs="Times New Roman"/>
              </w:rPr>
              <w:t xml:space="preserve"> file in the backend</w:t>
            </w:r>
          </w:p>
        </w:tc>
        <w:tc>
          <w:tcPr>
            <w:tcW w:w="3686" w:type="dxa"/>
          </w:tcPr>
          <w:p w14:paraId="754C1226" w14:textId="77777777" w:rsidR="00D84815" w:rsidRDefault="00D84815" w:rsidP="00D84815">
            <w:pPr>
              <w:rPr>
                <w:rFonts w:ascii="Times New Roman" w:hAnsi="Times New Roman" w:cs="Times New Roman"/>
                <w:b/>
                <w:bCs/>
              </w:rPr>
            </w:pPr>
            <w:r w:rsidRPr="004F0E5E">
              <w:rPr>
                <w:rFonts w:ascii="Times New Roman" w:hAnsi="Times New Roman" w:cs="Times New Roman"/>
              </w:rPr>
              <w:t>Corrected .</w:t>
            </w:r>
            <w:proofErr w:type="spellStart"/>
            <w:r w:rsidRPr="004F0E5E">
              <w:rPr>
                <w:rFonts w:ascii="Times New Roman" w:hAnsi="Times New Roman" w:cs="Times New Roman"/>
              </w:rPr>
              <w:t>json</w:t>
            </w:r>
            <w:proofErr w:type="spellEnd"/>
            <w:r w:rsidRPr="004F0E5E">
              <w:rPr>
                <w:rFonts w:ascii="Times New Roman" w:hAnsi="Times New Roman" w:cs="Times New Roman"/>
              </w:rPr>
              <w:t xml:space="preserve"> file</w:t>
            </w:r>
          </w:p>
        </w:tc>
        <w:tc>
          <w:tcPr>
            <w:tcW w:w="1984" w:type="dxa"/>
          </w:tcPr>
          <w:p w14:paraId="02613BB6" w14:textId="77777777" w:rsidR="00D84815" w:rsidRPr="00546BFF" w:rsidRDefault="00546BFF" w:rsidP="00D84815">
            <w:pPr>
              <w:rPr>
                <w:rFonts w:ascii="Times New Roman" w:hAnsi="Times New Roman" w:cs="Times New Roman"/>
              </w:rPr>
            </w:pPr>
            <w:r>
              <w:rPr>
                <w:rFonts w:ascii="Times New Roman" w:hAnsi="Times New Roman" w:cs="Times New Roman"/>
              </w:rPr>
              <w:t>Categorica</w:t>
            </w:r>
            <w:r w:rsidR="00D84815" w:rsidRPr="00546BFF">
              <w:rPr>
                <w:rFonts w:ascii="Times New Roman" w:hAnsi="Times New Roman" w:cs="Times New Roman"/>
              </w:rPr>
              <w:t>l variables: accuracy &gt; 9</w:t>
            </w:r>
            <w:r w:rsidR="009E3DB8">
              <w:rPr>
                <w:rFonts w:ascii="Times New Roman" w:hAnsi="Times New Roman" w:cs="Times New Roman"/>
              </w:rPr>
              <w:t>0</w:t>
            </w:r>
            <w:r w:rsidR="00D84815" w:rsidRPr="00546BFF">
              <w:rPr>
                <w:rFonts w:ascii="Times New Roman" w:hAnsi="Times New Roman" w:cs="Times New Roman"/>
              </w:rPr>
              <w:t xml:space="preserve">% </w:t>
            </w:r>
          </w:p>
          <w:p w14:paraId="673C6AFD" w14:textId="77777777" w:rsidR="00D84815" w:rsidRDefault="00D84815" w:rsidP="00D84815">
            <w:pPr>
              <w:rPr>
                <w:rFonts w:ascii="Times New Roman" w:hAnsi="Times New Roman" w:cs="Times New Roman"/>
                <w:highlight w:val="yellow"/>
              </w:rPr>
            </w:pPr>
          </w:p>
          <w:p w14:paraId="13E15CC2" w14:textId="77777777" w:rsidR="00D84815" w:rsidRPr="008F252A" w:rsidRDefault="00D84815" w:rsidP="00D84815">
            <w:pPr>
              <w:rPr>
                <w:rFonts w:ascii="Times New Roman" w:hAnsi="Times New Roman" w:cs="Times New Roman"/>
              </w:rPr>
            </w:pPr>
            <w:r w:rsidRPr="008F252A">
              <w:rPr>
                <w:rFonts w:ascii="Times New Roman" w:hAnsi="Times New Roman" w:cs="Times New Roman"/>
              </w:rPr>
              <w:t xml:space="preserve">Numeric variables: </w:t>
            </w:r>
          </w:p>
          <w:p w14:paraId="47B037B9" w14:textId="77777777" w:rsidR="00D84815" w:rsidRPr="007572E4" w:rsidRDefault="00D84815" w:rsidP="00D84815">
            <w:pPr>
              <w:rPr>
                <w:rFonts w:ascii="Times New Roman" w:hAnsi="Times New Roman" w:cs="Times New Roman"/>
                <w:b/>
                <w:bCs/>
                <w:highlight w:val="yellow"/>
              </w:rPr>
            </w:pPr>
            <w:r w:rsidRPr="008F252A">
              <w:rPr>
                <w:rFonts w:ascii="Times New Roman" w:hAnsi="Times New Roman" w:cs="Times New Roman"/>
              </w:rPr>
              <w:lastRenderedPageBreak/>
              <w:t xml:space="preserve">CCC &gt; </w:t>
            </w:r>
            <w:r w:rsidR="008F252A" w:rsidRPr="008F252A">
              <w:rPr>
                <w:rFonts w:ascii="Times New Roman" w:hAnsi="Times New Roman" w:cs="Times New Roman"/>
              </w:rPr>
              <w:t>0.90</w:t>
            </w:r>
          </w:p>
        </w:tc>
      </w:tr>
      <w:tr w:rsidR="00D84815" w14:paraId="3C859580" w14:textId="77777777" w:rsidTr="004B7C7C">
        <w:tc>
          <w:tcPr>
            <w:tcW w:w="737" w:type="dxa"/>
          </w:tcPr>
          <w:p w14:paraId="6846C308" w14:textId="77777777" w:rsidR="00D84815" w:rsidRPr="00430FD3" w:rsidRDefault="00D84815" w:rsidP="00D84815">
            <w:pPr>
              <w:rPr>
                <w:rFonts w:ascii="Times New Roman" w:hAnsi="Times New Roman" w:cs="Times New Roman"/>
              </w:rPr>
            </w:pPr>
            <w:r>
              <w:rPr>
                <w:rFonts w:ascii="Times New Roman" w:hAnsi="Times New Roman" w:cs="Times New Roman"/>
              </w:rPr>
              <w:lastRenderedPageBreak/>
              <w:t>T7</w:t>
            </w:r>
          </w:p>
        </w:tc>
        <w:tc>
          <w:tcPr>
            <w:tcW w:w="1701" w:type="dxa"/>
          </w:tcPr>
          <w:p w14:paraId="7DB4F4FA" w14:textId="77777777" w:rsidR="00D84815" w:rsidRDefault="00D84815" w:rsidP="00D84815">
            <w:pPr>
              <w:rPr>
                <w:rFonts w:ascii="Times New Roman" w:hAnsi="Times New Roman" w:cs="Times New Roman"/>
                <w:b/>
                <w:bCs/>
              </w:rPr>
            </w:pPr>
            <w:r w:rsidRPr="004F0E5E">
              <w:rPr>
                <w:rFonts w:ascii="Times New Roman" w:hAnsi="Times New Roman" w:cs="Times New Roman"/>
              </w:rPr>
              <w:t>Export of results</w:t>
            </w:r>
            <w:r>
              <w:rPr>
                <w:rFonts w:ascii="Times New Roman" w:hAnsi="Times New Roman" w:cs="Times New Roman"/>
              </w:rPr>
              <w:t xml:space="preserve">          </w:t>
            </w:r>
          </w:p>
        </w:tc>
        <w:tc>
          <w:tcPr>
            <w:tcW w:w="1276" w:type="dxa"/>
          </w:tcPr>
          <w:p w14:paraId="22270A51" w14:textId="77777777" w:rsidR="00D84815" w:rsidRDefault="00D84815" w:rsidP="00D84815">
            <w:pPr>
              <w:rPr>
                <w:rFonts w:ascii="Times New Roman" w:hAnsi="Times New Roman" w:cs="Times New Roman"/>
                <w:b/>
                <w:bCs/>
              </w:rPr>
            </w:pPr>
            <w:r w:rsidRPr="004F0E5E">
              <w:rPr>
                <w:rFonts w:ascii="Times New Roman" w:hAnsi="Times New Roman" w:cs="Times New Roman"/>
              </w:rPr>
              <w:t>Process</w:t>
            </w:r>
          </w:p>
        </w:tc>
        <w:tc>
          <w:tcPr>
            <w:tcW w:w="3686" w:type="dxa"/>
          </w:tcPr>
          <w:p w14:paraId="4EC383B1" w14:textId="77777777" w:rsidR="00D84815" w:rsidRDefault="00D84815" w:rsidP="00D84815">
            <w:pPr>
              <w:rPr>
                <w:rFonts w:ascii="Times New Roman" w:hAnsi="Times New Roman" w:cs="Times New Roman"/>
                <w:b/>
                <w:bCs/>
              </w:rPr>
            </w:pPr>
            <w:r w:rsidRPr="004F0E5E">
              <w:rPr>
                <w:rFonts w:ascii="Times New Roman" w:hAnsi="Times New Roman" w:cs="Times New Roman"/>
              </w:rPr>
              <w:t>.csv file</w:t>
            </w:r>
            <w:r>
              <w:rPr>
                <w:rFonts w:ascii="Times New Roman" w:hAnsi="Times New Roman" w:cs="Times New Roman"/>
              </w:rPr>
              <w:t xml:space="preserve">                                                                                                                                                                                                                                                                                       </w:t>
            </w:r>
          </w:p>
        </w:tc>
        <w:tc>
          <w:tcPr>
            <w:tcW w:w="1984" w:type="dxa"/>
          </w:tcPr>
          <w:p w14:paraId="3D9FF4F8" w14:textId="77777777" w:rsidR="00D84815" w:rsidRDefault="00D84815" w:rsidP="00D84815">
            <w:pPr>
              <w:rPr>
                <w:rFonts w:ascii="Times New Roman" w:hAnsi="Times New Roman" w:cs="Times New Roman"/>
                <w:b/>
                <w:bCs/>
              </w:rPr>
            </w:pPr>
            <w:r w:rsidRPr="004F0E5E">
              <w:rPr>
                <w:rFonts w:ascii="Times New Roman" w:hAnsi="Times New Roman" w:cs="Times New Roman"/>
              </w:rPr>
              <w:t>No errors during the export process</w:t>
            </w:r>
            <w:r>
              <w:rPr>
                <w:rFonts w:ascii="Times New Roman" w:hAnsi="Times New Roman" w:cs="Times New Roman"/>
              </w:rPr>
              <w:t xml:space="preserve"> (</w:t>
            </w:r>
            <w:r w:rsidR="005603DF">
              <w:rPr>
                <w:rFonts w:ascii="Times New Roman" w:hAnsi="Times New Roman" w:cs="Times New Roman"/>
              </w:rPr>
              <w:t>s</w:t>
            </w:r>
            <w:r w:rsidRPr="005B0EFB">
              <w:rPr>
                <w:rFonts w:ascii="Times New Roman" w:hAnsi="Times New Roman" w:cs="Times New Roman"/>
              </w:rPr>
              <w:t>uccess rate &gt; 9</w:t>
            </w:r>
            <w:r w:rsidR="004E2239">
              <w:rPr>
                <w:rFonts w:ascii="Times New Roman" w:hAnsi="Times New Roman" w:cs="Times New Roman"/>
              </w:rPr>
              <w:t>9</w:t>
            </w:r>
            <w:r w:rsidRPr="005B0EFB">
              <w:rPr>
                <w:rFonts w:ascii="Times New Roman" w:hAnsi="Times New Roman" w:cs="Times New Roman"/>
              </w:rPr>
              <w:t>%)</w:t>
            </w:r>
          </w:p>
        </w:tc>
      </w:tr>
      <w:tr w:rsidR="00D84815" w14:paraId="1DD948CB" w14:textId="77777777" w:rsidTr="004B7C7C">
        <w:tc>
          <w:tcPr>
            <w:tcW w:w="737" w:type="dxa"/>
          </w:tcPr>
          <w:p w14:paraId="6BC52D4F" w14:textId="77777777" w:rsidR="00D84815" w:rsidRDefault="00D84815" w:rsidP="00D84815">
            <w:pPr>
              <w:rPr>
                <w:rFonts w:ascii="Times New Roman" w:hAnsi="Times New Roman" w:cs="Times New Roman"/>
              </w:rPr>
            </w:pPr>
            <w:r>
              <w:rPr>
                <w:rFonts w:ascii="Times New Roman" w:hAnsi="Times New Roman" w:cs="Times New Roman"/>
              </w:rPr>
              <w:t>T8</w:t>
            </w:r>
          </w:p>
        </w:tc>
        <w:tc>
          <w:tcPr>
            <w:tcW w:w="1701" w:type="dxa"/>
          </w:tcPr>
          <w:p w14:paraId="0668196D" w14:textId="77777777" w:rsidR="00D84815" w:rsidRPr="004F0E5E" w:rsidRDefault="00D84815" w:rsidP="00D84815">
            <w:pPr>
              <w:rPr>
                <w:rFonts w:ascii="Times New Roman" w:hAnsi="Times New Roman" w:cs="Times New Roman"/>
              </w:rPr>
            </w:pPr>
            <w:r>
              <w:rPr>
                <w:rFonts w:ascii="Times New Roman" w:hAnsi="Times New Roman" w:cs="Times New Roman"/>
              </w:rPr>
              <w:t>Time</w:t>
            </w:r>
          </w:p>
        </w:tc>
        <w:tc>
          <w:tcPr>
            <w:tcW w:w="1276" w:type="dxa"/>
          </w:tcPr>
          <w:p w14:paraId="62A42976" w14:textId="77777777" w:rsidR="00D84815" w:rsidRPr="004F0E5E" w:rsidRDefault="00D84815" w:rsidP="00D84815">
            <w:pPr>
              <w:rPr>
                <w:rFonts w:ascii="Times New Roman" w:hAnsi="Times New Roman" w:cs="Times New Roman"/>
              </w:rPr>
            </w:pPr>
            <w:r>
              <w:rPr>
                <w:rFonts w:ascii="Times New Roman" w:hAnsi="Times New Roman" w:cs="Times New Roman"/>
              </w:rPr>
              <w:t xml:space="preserve">Time </w:t>
            </w:r>
            <w:r w:rsidR="005349AF">
              <w:rPr>
                <w:rFonts w:ascii="Times New Roman" w:hAnsi="Times New Roman" w:cs="Times New Roman"/>
              </w:rPr>
              <w:t>at</w:t>
            </w:r>
            <w:r>
              <w:rPr>
                <w:rFonts w:ascii="Times New Roman" w:hAnsi="Times New Roman" w:cs="Times New Roman"/>
              </w:rPr>
              <w:t xml:space="preserve"> the start of </w:t>
            </w:r>
            <w:r w:rsidR="005349AF">
              <w:rPr>
                <w:rFonts w:ascii="Times New Roman" w:hAnsi="Times New Roman" w:cs="Times New Roman"/>
              </w:rPr>
              <w:t xml:space="preserve">the </w:t>
            </w:r>
            <w:r>
              <w:rPr>
                <w:rFonts w:ascii="Times New Roman" w:hAnsi="Times New Roman" w:cs="Times New Roman"/>
              </w:rPr>
              <w:t>process</w:t>
            </w:r>
          </w:p>
        </w:tc>
        <w:tc>
          <w:tcPr>
            <w:tcW w:w="3686" w:type="dxa"/>
          </w:tcPr>
          <w:p w14:paraId="4ED77CEB" w14:textId="77777777" w:rsidR="00D84815" w:rsidRPr="004F0E5E" w:rsidRDefault="00D84815" w:rsidP="00D84815">
            <w:pPr>
              <w:rPr>
                <w:rFonts w:ascii="Times New Roman" w:hAnsi="Times New Roman" w:cs="Times New Roman"/>
              </w:rPr>
            </w:pPr>
            <w:r>
              <w:rPr>
                <w:rFonts w:ascii="Times New Roman" w:hAnsi="Times New Roman" w:cs="Times New Roman"/>
              </w:rPr>
              <w:t xml:space="preserve">Time </w:t>
            </w:r>
            <w:r w:rsidR="005349AF">
              <w:rPr>
                <w:rFonts w:ascii="Times New Roman" w:hAnsi="Times New Roman" w:cs="Times New Roman"/>
              </w:rPr>
              <w:t>at</w:t>
            </w:r>
            <w:r>
              <w:rPr>
                <w:rFonts w:ascii="Times New Roman" w:hAnsi="Times New Roman" w:cs="Times New Roman"/>
              </w:rPr>
              <w:t xml:space="preserve"> the end of </w:t>
            </w:r>
            <w:r w:rsidR="005349AF">
              <w:rPr>
                <w:rFonts w:ascii="Times New Roman" w:hAnsi="Times New Roman" w:cs="Times New Roman"/>
              </w:rPr>
              <w:t xml:space="preserve">the </w:t>
            </w:r>
            <w:r>
              <w:rPr>
                <w:rFonts w:ascii="Times New Roman" w:hAnsi="Times New Roman" w:cs="Times New Roman"/>
              </w:rPr>
              <w:t>process</w:t>
            </w:r>
          </w:p>
        </w:tc>
        <w:tc>
          <w:tcPr>
            <w:tcW w:w="1984" w:type="dxa"/>
          </w:tcPr>
          <w:p w14:paraId="3BE0102C" w14:textId="77777777" w:rsidR="00D84815" w:rsidRPr="004F0E5E" w:rsidRDefault="00590E67" w:rsidP="00D84815">
            <w:pPr>
              <w:rPr>
                <w:rFonts w:ascii="Times New Roman" w:hAnsi="Times New Roman" w:cs="Times New Roman"/>
              </w:rPr>
            </w:pPr>
            <w:r>
              <w:rPr>
                <w:rFonts w:ascii="Times New Roman" w:hAnsi="Times New Roman" w:cs="Times New Roman"/>
              </w:rPr>
              <w:t>Total time</w:t>
            </w:r>
            <w:r w:rsidR="00D84815">
              <w:rPr>
                <w:rFonts w:ascii="Times New Roman" w:hAnsi="Times New Roman" w:cs="Times New Roman"/>
              </w:rPr>
              <w:t xml:space="preserve"> being </w:t>
            </w:r>
            <w:r w:rsidR="005349AF">
              <w:rPr>
                <w:rFonts w:ascii="Times New Roman" w:hAnsi="Times New Roman" w:cs="Times New Roman"/>
              </w:rPr>
              <w:t>less</w:t>
            </w:r>
            <w:r w:rsidR="00D84815">
              <w:rPr>
                <w:rFonts w:ascii="Times New Roman" w:hAnsi="Times New Roman" w:cs="Times New Roman"/>
              </w:rPr>
              <w:t xml:space="preserve"> than a manual extraction or from the use of another tool (</w:t>
            </w:r>
            <w:r w:rsidR="00D84815" w:rsidRPr="009458FE">
              <w:rPr>
                <w:rFonts w:ascii="Times New Roman" w:hAnsi="Times New Roman" w:cs="Times New Roman"/>
                <w:color w:val="212121"/>
                <w:shd w:val="clear" w:color="auto" w:fill="FFFFFF"/>
              </w:rPr>
              <w:t>Cramond</w:t>
            </w:r>
            <w:r w:rsidR="00D84815">
              <w:rPr>
                <w:rFonts w:ascii="Times New Roman" w:hAnsi="Times New Roman" w:cs="Times New Roman"/>
                <w:color w:val="212121"/>
                <w:shd w:val="clear" w:color="auto" w:fill="FFFFFF"/>
              </w:rPr>
              <w:t xml:space="preserve"> et al, 2019)</w:t>
            </w:r>
          </w:p>
        </w:tc>
      </w:tr>
    </w:tbl>
    <w:p w14:paraId="090141FD" w14:textId="0FD4BFE3" w:rsidR="004B7C7C" w:rsidRPr="00D7182C" w:rsidRDefault="00F83578" w:rsidP="00D7182C">
      <w:pPr>
        <w:pStyle w:val="p1"/>
      </w:pPr>
      <w:r w:rsidRPr="00F83578">
        <w:rPr>
          <w:b/>
          <w:bCs/>
        </w:rPr>
        <w:t>Table 1.</w:t>
      </w:r>
      <w:r>
        <w:t xml:space="preserve"> </w:t>
      </w:r>
      <w:r w:rsidR="00D7182C">
        <w:rPr>
          <w:b/>
          <w:bCs/>
        </w:rPr>
        <w:t xml:space="preserve">Test </w:t>
      </w:r>
      <w:proofErr w:type="spellStart"/>
      <w:r w:rsidR="00D7182C">
        <w:rPr>
          <w:b/>
          <w:bCs/>
        </w:rPr>
        <w:t>summary</w:t>
      </w:r>
      <w:proofErr w:type="spellEnd"/>
      <w:r w:rsidR="00D7182C">
        <w:rPr>
          <w:b/>
          <w:bCs/>
        </w:rPr>
        <w:t xml:space="preserve"> for </w:t>
      </w:r>
      <w:proofErr w:type="spellStart"/>
      <w:r w:rsidR="00D7182C">
        <w:rPr>
          <w:b/>
          <w:bCs/>
        </w:rPr>
        <w:t>each</w:t>
      </w:r>
      <w:proofErr w:type="spellEnd"/>
      <w:r w:rsidR="00D7182C">
        <w:rPr>
          <w:b/>
          <w:bCs/>
        </w:rPr>
        <w:t xml:space="preserve"> tool </w:t>
      </w:r>
      <w:proofErr w:type="spellStart"/>
      <w:r w:rsidR="00D7182C">
        <w:rPr>
          <w:b/>
          <w:bCs/>
        </w:rPr>
        <w:t>functionality</w:t>
      </w:r>
      <w:proofErr w:type="spellEnd"/>
      <w:r w:rsidR="00D7182C">
        <w:rPr>
          <w:b/>
          <w:bCs/>
        </w:rPr>
        <w:t>.</w:t>
      </w:r>
    </w:p>
    <w:p w14:paraId="76037A5F" w14:textId="7B445F19" w:rsidR="004F0E5E" w:rsidRPr="002E1CE2" w:rsidRDefault="004F0E5E" w:rsidP="004F0E5E">
      <w:pPr>
        <w:rPr>
          <w:rFonts w:ascii="Times New Roman" w:hAnsi="Times New Roman" w:cs="Times New Roman"/>
          <w:b/>
          <w:bCs/>
        </w:rPr>
      </w:pPr>
      <w:r w:rsidRPr="002E1CE2">
        <w:rPr>
          <w:rFonts w:ascii="Times New Roman" w:hAnsi="Times New Roman" w:cs="Times New Roman"/>
          <w:b/>
          <w:bCs/>
        </w:rPr>
        <w:t>Test execution</w:t>
      </w:r>
    </w:p>
    <w:p w14:paraId="7E7A7F93" w14:textId="77777777" w:rsidR="005603DF" w:rsidRDefault="004F0E5E" w:rsidP="005603DF">
      <w:pPr>
        <w:rPr>
          <w:rFonts w:ascii="Times New Roman" w:hAnsi="Times New Roman" w:cs="Times New Roman"/>
          <w:b/>
          <w:bCs/>
        </w:rPr>
      </w:pPr>
      <w:r w:rsidRPr="002E1CE2">
        <w:rPr>
          <w:rFonts w:ascii="Times New Roman" w:hAnsi="Times New Roman" w:cs="Times New Roman"/>
          <w:b/>
          <w:bCs/>
        </w:rPr>
        <w:t>Procedures</w:t>
      </w:r>
    </w:p>
    <w:p w14:paraId="3C7D2E5A" w14:textId="77777777" w:rsidR="005603DF" w:rsidRPr="005603DF" w:rsidRDefault="005603DF" w:rsidP="005603DF">
      <w:pPr>
        <w:rPr>
          <w:rFonts w:ascii="Times New Roman" w:hAnsi="Times New Roman" w:cs="Times New Roman"/>
          <w:b/>
          <w:bCs/>
        </w:rPr>
      </w:pPr>
      <w:r>
        <w:rPr>
          <w:rFonts w:ascii="Times New Roman" w:hAnsi="Times New Roman" w:cs="Times New Roman"/>
          <w:b/>
          <w:bCs/>
        </w:rPr>
        <w:t>S</w:t>
      </w:r>
      <w:r w:rsidR="00590E67">
        <w:rPr>
          <w:rFonts w:ascii="Times New Roman" w:hAnsi="Times New Roman" w:cs="Times New Roman"/>
          <w:b/>
          <w:bCs/>
        </w:rPr>
        <w:t>ample</w:t>
      </w:r>
      <w:r>
        <w:rPr>
          <w:rFonts w:ascii="Times New Roman" w:hAnsi="Times New Roman" w:cs="Times New Roman"/>
          <w:b/>
          <w:bCs/>
        </w:rPr>
        <w:t xml:space="preserve"> I</w:t>
      </w:r>
    </w:p>
    <w:p w14:paraId="29680797" w14:textId="74FC9556" w:rsidR="00074BEA" w:rsidRPr="00074BEA" w:rsidRDefault="00074BEA" w:rsidP="005603DF">
      <w:pPr>
        <w:rPr>
          <w:rFonts w:ascii="Times New Roman" w:hAnsi="Times New Roman" w:cs="Times New Roman"/>
        </w:rPr>
      </w:pPr>
      <w:r w:rsidRPr="00B640E5">
        <w:rPr>
          <w:rFonts w:ascii="Times New Roman" w:eastAsia="Times New Roman" w:hAnsi="Times New Roman" w:cs="Times New Roman"/>
          <w:kern w:val="0"/>
          <w:lang w:eastAsia="pt-BR"/>
          <w14:ligatures w14:val="none"/>
        </w:rPr>
        <w:t xml:space="preserve">The validation process will be performed </w:t>
      </w:r>
      <w:r w:rsidR="005141AB" w:rsidRPr="00B640E5">
        <w:rPr>
          <w:rFonts w:ascii="Times New Roman" w:eastAsia="Times New Roman" w:hAnsi="Times New Roman" w:cs="Times New Roman"/>
          <w:kern w:val="0"/>
          <w:lang w:eastAsia="pt-BR"/>
          <w14:ligatures w14:val="none"/>
        </w:rPr>
        <w:t>twice: (1)</w:t>
      </w:r>
      <w:r w:rsidRPr="00B640E5">
        <w:rPr>
          <w:rFonts w:ascii="Times New Roman" w:eastAsia="Times New Roman" w:hAnsi="Times New Roman" w:cs="Times New Roman"/>
          <w:kern w:val="0"/>
          <w:lang w:eastAsia="pt-BR"/>
          <w14:ligatures w14:val="none"/>
        </w:rPr>
        <w:t xml:space="preserve"> </w:t>
      </w:r>
      <w:r w:rsidR="005141AB" w:rsidRPr="00B640E5">
        <w:rPr>
          <w:rFonts w:ascii="Times New Roman" w:eastAsia="Times New Roman" w:hAnsi="Times New Roman" w:cs="Times New Roman"/>
          <w:kern w:val="0"/>
          <w:lang w:eastAsia="pt-BR"/>
          <w14:ligatures w14:val="none"/>
        </w:rPr>
        <w:t xml:space="preserve">with the default settings and (2) with customized settings for the </w:t>
      </w:r>
      <w:r w:rsidR="00D7182C">
        <w:rPr>
          <w:rFonts w:ascii="Times New Roman" w:eastAsia="Times New Roman" w:hAnsi="Times New Roman" w:cs="Times New Roman"/>
          <w:kern w:val="0"/>
          <w:lang w:eastAsia="pt-BR"/>
          <w14:ligatures w14:val="none"/>
        </w:rPr>
        <w:t>"</w:t>
      </w:r>
      <w:r w:rsidR="005141AB" w:rsidRPr="005141AB">
        <w:rPr>
          <w:rFonts w:ascii="Times New Roman" w:hAnsi="Times New Roman" w:cs="Times New Roman"/>
          <w:kern w:val="0"/>
          <w14:ligatures w14:val="none"/>
        </w:rPr>
        <w:t>Choice of settings</w:t>
      </w:r>
      <w:r w:rsidR="00D7182C">
        <w:rPr>
          <w:rFonts w:ascii="Times New Roman" w:eastAsia="Times New Roman" w:hAnsi="Times New Roman" w:cs="Times New Roman"/>
          <w:kern w:val="0"/>
          <w:lang w:eastAsia="pt-BR"/>
          <w14:ligatures w14:val="none"/>
        </w:rPr>
        <w:t>"</w:t>
      </w:r>
      <w:r w:rsidR="005141AB" w:rsidRPr="00B640E5">
        <w:rPr>
          <w:rFonts w:ascii="Times New Roman" w:eastAsia="Times New Roman" w:hAnsi="Times New Roman" w:cs="Times New Roman"/>
          <w:kern w:val="0"/>
          <w:lang w:eastAsia="pt-BR"/>
          <w14:ligatures w14:val="none"/>
        </w:rPr>
        <w:t xml:space="preserve"> step.</w:t>
      </w:r>
      <w:r w:rsidRPr="00B640E5">
        <w:rPr>
          <w:rFonts w:ascii="Times New Roman" w:eastAsia="Times New Roman" w:hAnsi="Times New Roman" w:cs="Times New Roman"/>
          <w:kern w:val="0"/>
          <w:lang w:eastAsia="pt-BR"/>
          <w14:ligatures w14:val="none"/>
        </w:rPr>
        <w:t xml:space="preserve"> </w:t>
      </w:r>
      <w:r w:rsidR="005141AB" w:rsidRPr="00B640E5">
        <w:rPr>
          <w:rFonts w:ascii="Times New Roman" w:eastAsia="Times New Roman" w:hAnsi="Times New Roman" w:cs="Times New Roman"/>
          <w:kern w:val="0"/>
          <w:lang w:eastAsia="pt-BR"/>
          <w14:ligatures w14:val="none"/>
        </w:rPr>
        <w:t>All functionalities should be tested f</w:t>
      </w:r>
      <w:r w:rsidRPr="00B640E5">
        <w:rPr>
          <w:rFonts w:ascii="Times New Roman" w:eastAsia="Times New Roman" w:hAnsi="Times New Roman" w:cs="Times New Roman"/>
          <w:kern w:val="0"/>
          <w:lang w:eastAsia="pt-BR"/>
          <w14:ligatures w14:val="none"/>
        </w:rPr>
        <w:t xml:space="preserve">or </w:t>
      </w:r>
      <w:r w:rsidR="005141AB" w:rsidRPr="00B640E5">
        <w:rPr>
          <w:rFonts w:ascii="Times New Roman" w:eastAsia="Times New Roman" w:hAnsi="Times New Roman" w:cs="Times New Roman"/>
          <w:kern w:val="0"/>
          <w:lang w:eastAsia="pt-BR"/>
          <w14:ligatures w14:val="none"/>
        </w:rPr>
        <w:t>each setting</w:t>
      </w:r>
      <w:r w:rsidRPr="00B640E5">
        <w:rPr>
          <w:rFonts w:ascii="Times New Roman" w:eastAsia="Times New Roman" w:hAnsi="Times New Roman" w:cs="Times New Roman"/>
          <w:kern w:val="0"/>
          <w:lang w:eastAsia="pt-BR"/>
          <w14:ligatures w14:val="none"/>
        </w:rPr>
        <w:t xml:space="preserve"> as described</w:t>
      </w:r>
      <w:r w:rsidR="005141AB" w:rsidRPr="00B640E5">
        <w:rPr>
          <w:rFonts w:ascii="Times New Roman" w:eastAsia="Times New Roman" w:hAnsi="Times New Roman" w:cs="Times New Roman"/>
          <w:kern w:val="0"/>
          <w:lang w:eastAsia="pt-BR"/>
          <w14:ligatures w14:val="none"/>
        </w:rPr>
        <w:t xml:space="preserve"> below.</w:t>
      </w:r>
    </w:p>
    <w:p w14:paraId="16F7FDFB" w14:textId="77777777" w:rsidR="00074BEA" w:rsidRPr="00B640E5" w:rsidRDefault="00074BEA" w:rsidP="00074BEA">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B640E5">
        <w:rPr>
          <w:rFonts w:ascii="Times New Roman" w:eastAsia="Times New Roman" w:hAnsi="Times New Roman" w:cs="Times New Roman"/>
          <w:b/>
          <w:bCs/>
          <w:kern w:val="0"/>
          <w:lang w:eastAsia="pt-BR"/>
          <w14:ligatures w14:val="none"/>
        </w:rPr>
        <w:t>i</w:t>
      </w:r>
      <w:proofErr w:type="spellEnd"/>
      <w:r w:rsidRPr="00B640E5">
        <w:rPr>
          <w:rFonts w:ascii="Times New Roman" w:eastAsia="Times New Roman" w:hAnsi="Times New Roman" w:cs="Times New Roman"/>
          <w:b/>
          <w:bCs/>
          <w:kern w:val="0"/>
          <w:lang w:eastAsia="pt-BR"/>
          <w14:ligatures w14:val="none"/>
        </w:rPr>
        <w:t>) File import (T1):</w:t>
      </w:r>
    </w:p>
    <w:p w14:paraId="42D73CA8" w14:textId="356A46C7" w:rsidR="00074BEA" w:rsidRPr="00B640E5" w:rsidRDefault="00074BEA" w:rsidP="00074BEA">
      <w:pPr>
        <w:spacing w:before="100" w:beforeAutospacing="1" w:after="100" w:afterAutospacing="1" w:line="240" w:lineRule="auto"/>
        <w:rPr>
          <w:rFonts w:ascii="Times New Roman" w:eastAsia="Times New Roman" w:hAnsi="Times New Roman" w:cs="Times New Roman"/>
          <w:kern w:val="0"/>
          <w:lang w:eastAsia="pt-BR"/>
          <w14:ligatures w14:val="none"/>
        </w:rPr>
      </w:pPr>
      <w:r w:rsidRPr="00B640E5">
        <w:rPr>
          <w:rFonts w:ascii="Times New Roman" w:eastAsia="Times New Roman" w:hAnsi="Times New Roman" w:cs="Times New Roman"/>
          <w:kern w:val="0"/>
          <w:lang w:eastAsia="pt-BR"/>
          <w14:ligatures w14:val="none"/>
        </w:rPr>
        <w:t xml:space="preserve">At the beginning of each validation round, a folder containing PDF files will be provided as input to test the </w:t>
      </w:r>
      <w:r w:rsidR="00D7182C">
        <w:rPr>
          <w:rFonts w:ascii="Times New Roman" w:eastAsia="Times New Roman" w:hAnsi="Times New Roman" w:cs="Times New Roman"/>
          <w:kern w:val="0"/>
          <w:lang w:eastAsia="pt-BR"/>
          <w14:ligatures w14:val="none"/>
        </w:rPr>
        <w:t>"</w:t>
      </w:r>
      <w:r w:rsidRPr="00B640E5">
        <w:rPr>
          <w:rFonts w:ascii="Times New Roman" w:eastAsia="Times New Roman" w:hAnsi="Times New Roman" w:cs="Times New Roman"/>
          <w:kern w:val="0"/>
          <w:lang w:eastAsia="pt-BR"/>
          <w14:ligatures w14:val="none"/>
        </w:rPr>
        <w:t>file import</w:t>
      </w:r>
      <w:r w:rsidR="00D7182C">
        <w:rPr>
          <w:rFonts w:ascii="Times New Roman" w:eastAsia="Times New Roman" w:hAnsi="Times New Roman" w:cs="Times New Roman"/>
          <w:kern w:val="0"/>
          <w:lang w:eastAsia="pt-BR"/>
          <w14:ligatures w14:val="none"/>
        </w:rPr>
        <w:t>"</w:t>
      </w:r>
      <w:r w:rsidRPr="00B640E5">
        <w:rPr>
          <w:rFonts w:ascii="Times New Roman" w:eastAsia="Times New Roman" w:hAnsi="Times New Roman" w:cs="Times New Roman"/>
          <w:kern w:val="0"/>
          <w:lang w:eastAsia="pt-BR"/>
          <w14:ligatures w14:val="none"/>
        </w:rPr>
        <w:t xml:space="preserve"> functionality. The system will attempt to load all files into the interface. </w:t>
      </w:r>
    </w:p>
    <w:p w14:paraId="563ED4E4" w14:textId="77777777" w:rsidR="00074BEA" w:rsidRPr="00B640E5" w:rsidRDefault="00074BEA" w:rsidP="00074BEA">
      <w:pPr>
        <w:spacing w:before="100" w:beforeAutospacing="1" w:after="100" w:afterAutospacing="1" w:line="240" w:lineRule="auto"/>
        <w:rPr>
          <w:rFonts w:ascii="Times New Roman" w:eastAsia="Times New Roman" w:hAnsi="Times New Roman" w:cs="Times New Roman"/>
          <w:kern w:val="0"/>
          <w:lang w:eastAsia="pt-BR"/>
          <w14:ligatures w14:val="none"/>
        </w:rPr>
      </w:pPr>
      <w:r w:rsidRPr="00B640E5">
        <w:rPr>
          <w:rFonts w:ascii="Times New Roman" w:eastAsia="Times New Roman" w:hAnsi="Times New Roman" w:cs="Times New Roman"/>
          <w:b/>
          <w:bCs/>
          <w:kern w:val="0"/>
          <w:lang w:eastAsia="pt-BR"/>
          <w14:ligatures w14:val="none"/>
        </w:rPr>
        <w:t xml:space="preserve">ii) Choice of </w:t>
      </w:r>
      <w:r w:rsidR="005141AB" w:rsidRPr="00B640E5">
        <w:rPr>
          <w:rFonts w:ascii="Times New Roman" w:eastAsia="Times New Roman" w:hAnsi="Times New Roman" w:cs="Times New Roman"/>
          <w:b/>
          <w:bCs/>
          <w:kern w:val="0"/>
          <w:lang w:eastAsia="pt-BR"/>
          <w14:ligatures w14:val="none"/>
        </w:rPr>
        <w:t>setting</w:t>
      </w:r>
      <w:r w:rsidRPr="00B640E5">
        <w:rPr>
          <w:rFonts w:ascii="Times New Roman" w:eastAsia="Times New Roman" w:hAnsi="Times New Roman" w:cs="Times New Roman"/>
          <w:b/>
          <w:bCs/>
          <w:kern w:val="0"/>
          <w:lang w:eastAsia="pt-BR"/>
          <w14:ligatures w14:val="none"/>
        </w:rPr>
        <w:t>(T2):</w:t>
      </w:r>
    </w:p>
    <w:p w14:paraId="437A2331" w14:textId="44616518" w:rsidR="00074BEA" w:rsidRPr="00B640E5" w:rsidRDefault="005141AB" w:rsidP="00074BEA">
      <w:pPr>
        <w:spacing w:before="100" w:beforeAutospacing="1" w:after="100" w:afterAutospacing="1" w:line="240" w:lineRule="auto"/>
        <w:rPr>
          <w:rFonts w:ascii="Times New Roman" w:eastAsia="Times New Roman" w:hAnsi="Times New Roman" w:cs="Times New Roman"/>
          <w:kern w:val="0"/>
          <w:lang w:eastAsia="pt-BR"/>
          <w14:ligatures w14:val="none"/>
        </w:rPr>
      </w:pPr>
      <w:r w:rsidRPr="00B640E5">
        <w:rPr>
          <w:rFonts w:ascii="Times New Roman" w:eastAsia="Times New Roman" w:hAnsi="Times New Roman" w:cs="Times New Roman"/>
          <w:kern w:val="0"/>
          <w:lang w:eastAsia="pt-BR"/>
          <w14:ligatures w14:val="none"/>
        </w:rPr>
        <w:t>After</w:t>
      </w:r>
      <w:r w:rsidR="00074BEA" w:rsidRPr="00B640E5">
        <w:rPr>
          <w:rFonts w:ascii="Times New Roman" w:eastAsia="Times New Roman" w:hAnsi="Times New Roman" w:cs="Times New Roman"/>
          <w:kern w:val="0"/>
          <w:lang w:eastAsia="pt-BR"/>
          <w14:ligatures w14:val="none"/>
        </w:rPr>
        <w:t xml:space="preserve"> </w:t>
      </w:r>
      <w:r w:rsidRPr="00B640E5">
        <w:rPr>
          <w:rFonts w:ascii="Times New Roman" w:eastAsia="Times New Roman" w:hAnsi="Times New Roman" w:cs="Times New Roman"/>
          <w:kern w:val="0"/>
          <w:lang w:eastAsia="pt-BR"/>
          <w14:ligatures w14:val="none"/>
        </w:rPr>
        <w:t>importing</w:t>
      </w:r>
      <w:r w:rsidR="00074BEA" w:rsidRPr="00B640E5">
        <w:rPr>
          <w:rFonts w:ascii="Times New Roman" w:eastAsia="Times New Roman" w:hAnsi="Times New Roman" w:cs="Times New Roman"/>
          <w:kern w:val="0"/>
          <w:lang w:eastAsia="pt-BR"/>
          <w14:ligatures w14:val="none"/>
        </w:rPr>
        <w:t xml:space="preserve"> </w:t>
      </w:r>
      <w:r w:rsidRPr="00B640E5">
        <w:rPr>
          <w:rFonts w:ascii="Times New Roman" w:eastAsia="Times New Roman" w:hAnsi="Times New Roman" w:cs="Times New Roman"/>
          <w:kern w:val="0"/>
          <w:lang w:eastAsia="pt-BR"/>
          <w14:ligatures w14:val="none"/>
        </w:rPr>
        <w:t>the file</w:t>
      </w:r>
      <w:r w:rsidR="00074BEA" w:rsidRPr="00B640E5">
        <w:rPr>
          <w:rFonts w:ascii="Times New Roman" w:eastAsia="Times New Roman" w:hAnsi="Times New Roman" w:cs="Times New Roman"/>
          <w:kern w:val="0"/>
          <w:lang w:eastAsia="pt-BR"/>
          <w14:ligatures w14:val="none"/>
        </w:rPr>
        <w:t xml:space="preserve">, </w:t>
      </w:r>
      <w:r w:rsidRPr="00B640E5">
        <w:rPr>
          <w:rFonts w:ascii="Times New Roman" w:eastAsia="Times New Roman" w:hAnsi="Times New Roman" w:cs="Times New Roman"/>
          <w:kern w:val="0"/>
          <w:lang w:eastAsia="pt-BR"/>
          <w14:ligatures w14:val="none"/>
        </w:rPr>
        <w:t xml:space="preserve">the default settings will be automatically </w:t>
      </w:r>
      <w:r w:rsidR="00074BEA" w:rsidRPr="00B640E5">
        <w:rPr>
          <w:rFonts w:ascii="Times New Roman" w:eastAsia="Times New Roman" w:hAnsi="Times New Roman" w:cs="Times New Roman"/>
          <w:kern w:val="0"/>
          <w:lang w:eastAsia="pt-BR"/>
          <w14:ligatures w14:val="none"/>
        </w:rPr>
        <w:t>selected</w:t>
      </w:r>
      <w:r w:rsidRPr="00B640E5">
        <w:rPr>
          <w:rFonts w:ascii="Times New Roman" w:eastAsia="Times New Roman" w:hAnsi="Times New Roman" w:cs="Times New Roman"/>
          <w:kern w:val="0"/>
          <w:lang w:eastAsia="pt-BR"/>
          <w14:ligatures w14:val="none"/>
        </w:rPr>
        <w:t xml:space="preserve">. The tester will not choose anything in the first validation round but will customize it in the second </w:t>
      </w:r>
      <w:r w:rsidR="00D7182C">
        <w:rPr>
          <w:rFonts w:ascii="Times New Roman" w:eastAsia="Times New Roman" w:hAnsi="Times New Roman" w:cs="Times New Roman"/>
          <w:kern w:val="0"/>
          <w:lang w:eastAsia="pt-BR"/>
          <w14:ligatures w14:val="none"/>
        </w:rPr>
        <w:t>validation round</w:t>
      </w:r>
      <w:r w:rsidRPr="00B640E5">
        <w:rPr>
          <w:rFonts w:ascii="Times New Roman" w:eastAsia="Times New Roman" w:hAnsi="Times New Roman" w:cs="Times New Roman"/>
          <w:kern w:val="0"/>
          <w:lang w:eastAsia="pt-BR"/>
          <w14:ligatures w14:val="none"/>
        </w:rPr>
        <w:t xml:space="preserve"> through</w:t>
      </w:r>
      <w:r w:rsidR="00074BEA" w:rsidRPr="00B640E5">
        <w:rPr>
          <w:rFonts w:ascii="Times New Roman" w:eastAsia="Times New Roman" w:hAnsi="Times New Roman" w:cs="Times New Roman"/>
          <w:kern w:val="0"/>
          <w:lang w:eastAsia="pt-BR"/>
          <w14:ligatures w14:val="none"/>
        </w:rPr>
        <w:t xml:space="preserve"> the graphical user interface. The system will attempt to load the corresponding module environment. </w:t>
      </w:r>
      <w:r w:rsidR="00F4381B" w:rsidRPr="00B640E5">
        <w:rPr>
          <w:rFonts w:ascii="Times New Roman" w:eastAsia="Times New Roman" w:hAnsi="Times New Roman" w:cs="Times New Roman"/>
          <w:kern w:val="0"/>
          <w:lang w:eastAsia="pt-BR"/>
          <w14:ligatures w14:val="none"/>
        </w:rPr>
        <w:t xml:space="preserve">The </w:t>
      </w:r>
      <w:r w:rsidRPr="00B640E5">
        <w:rPr>
          <w:rFonts w:ascii="Times New Roman" w:eastAsia="Times New Roman" w:hAnsi="Times New Roman" w:cs="Times New Roman"/>
          <w:kern w:val="0"/>
          <w:lang w:eastAsia="pt-BR"/>
          <w14:ligatures w14:val="none"/>
        </w:rPr>
        <w:t>tester</w:t>
      </w:r>
      <w:r w:rsidR="00F4381B" w:rsidRPr="00B640E5">
        <w:rPr>
          <w:rFonts w:ascii="Times New Roman" w:eastAsia="Times New Roman" w:hAnsi="Times New Roman" w:cs="Times New Roman"/>
          <w:kern w:val="0"/>
          <w:lang w:eastAsia="pt-BR"/>
          <w14:ligatures w14:val="none"/>
        </w:rPr>
        <w:t xml:space="preserve"> should export the </w:t>
      </w:r>
      <w:r w:rsidR="009E3DB8" w:rsidRPr="00B640E5">
        <w:rPr>
          <w:rFonts w:ascii="Times New Roman" w:eastAsia="Times New Roman" w:hAnsi="Times New Roman" w:cs="Times New Roman"/>
          <w:kern w:val="0"/>
          <w:lang w:eastAsia="pt-BR"/>
          <w14:ligatures w14:val="none"/>
        </w:rPr>
        <w:t>chose</w:t>
      </w:r>
      <w:r w:rsidRPr="00B640E5">
        <w:rPr>
          <w:rFonts w:ascii="Times New Roman" w:eastAsia="Times New Roman" w:hAnsi="Times New Roman" w:cs="Times New Roman"/>
          <w:kern w:val="0"/>
          <w:lang w:eastAsia="pt-BR"/>
          <w14:ligatures w14:val="none"/>
        </w:rPr>
        <w:t>n</w:t>
      </w:r>
      <w:r w:rsidR="009E3DB8" w:rsidRPr="00B640E5">
        <w:rPr>
          <w:rFonts w:ascii="Times New Roman" w:eastAsia="Times New Roman" w:hAnsi="Times New Roman" w:cs="Times New Roman"/>
          <w:kern w:val="0"/>
          <w:lang w:eastAsia="pt-BR"/>
          <w14:ligatures w14:val="none"/>
        </w:rPr>
        <w:t xml:space="preserve"> settings. </w:t>
      </w:r>
    </w:p>
    <w:p w14:paraId="3FA4EC03" w14:textId="77777777" w:rsidR="00074BEA" w:rsidRPr="00B640E5" w:rsidRDefault="00074BEA" w:rsidP="00074BEA">
      <w:pPr>
        <w:spacing w:before="100" w:beforeAutospacing="1" w:after="100" w:afterAutospacing="1" w:line="240" w:lineRule="auto"/>
        <w:rPr>
          <w:rFonts w:ascii="Times New Roman" w:eastAsia="Times New Roman" w:hAnsi="Times New Roman" w:cs="Times New Roman"/>
          <w:kern w:val="0"/>
          <w:lang w:eastAsia="pt-BR"/>
          <w14:ligatures w14:val="none"/>
        </w:rPr>
      </w:pPr>
      <w:r w:rsidRPr="00B640E5">
        <w:rPr>
          <w:rFonts w:ascii="Times New Roman" w:eastAsia="Times New Roman" w:hAnsi="Times New Roman" w:cs="Times New Roman"/>
          <w:b/>
          <w:bCs/>
          <w:kern w:val="0"/>
          <w:lang w:eastAsia="pt-BR"/>
          <w14:ligatures w14:val="none"/>
        </w:rPr>
        <w:t>iii) Plot and text recognition (T3):</w:t>
      </w:r>
    </w:p>
    <w:p w14:paraId="34FF076E" w14:textId="173E4A93" w:rsidR="00074BEA" w:rsidRPr="00B640E5" w:rsidRDefault="00074BEA" w:rsidP="00074BEA">
      <w:pPr>
        <w:spacing w:before="100" w:beforeAutospacing="1" w:after="100" w:afterAutospacing="1" w:line="240" w:lineRule="auto"/>
        <w:rPr>
          <w:rFonts w:ascii="Times New Roman" w:eastAsia="Times New Roman" w:hAnsi="Times New Roman" w:cs="Times New Roman"/>
          <w:kern w:val="0"/>
          <w:lang w:eastAsia="pt-BR"/>
          <w14:ligatures w14:val="none"/>
        </w:rPr>
      </w:pPr>
      <w:r w:rsidRPr="00B640E5">
        <w:rPr>
          <w:rFonts w:ascii="Times New Roman" w:eastAsia="Times New Roman" w:hAnsi="Times New Roman" w:cs="Times New Roman"/>
          <w:kern w:val="0"/>
          <w:lang w:eastAsia="pt-BR"/>
          <w14:ligatures w14:val="none"/>
        </w:rPr>
        <w:t>Each article</w:t>
      </w:r>
      <w:r w:rsidR="003977AC" w:rsidRPr="00B640E5">
        <w:rPr>
          <w:rFonts w:ascii="Times New Roman" w:eastAsia="Times New Roman" w:hAnsi="Times New Roman" w:cs="Times New Roman"/>
          <w:kern w:val="0"/>
          <w:lang w:eastAsia="pt-BR"/>
          <w14:ligatures w14:val="none"/>
        </w:rPr>
        <w:t xml:space="preserve"> in PDF format</w:t>
      </w:r>
      <w:r w:rsidRPr="00B640E5">
        <w:rPr>
          <w:rFonts w:ascii="Times New Roman" w:eastAsia="Times New Roman" w:hAnsi="Times New Roman" w:cs="Times New Roman"/>
          <w:kern w:val="0"/>
          <w:lang w:eastAsia="pt-BR"/>
          <w14:ligatures w14:val="none"/>
        </w:rPr>
        <w:t xml:space="preserve"> will contain at least one figure. The system will be tested for its ability to identify and classify plot types (</w:t>
      </w:r>
      <w:r w:rsidRPr="00B640E5">
        <w:rPr>
          <w:rFonts w:ascii="Times New Roman" w:eastAsia="Times New Roman" w:hAnsi="Times New Roman" w:cs="Times New Roman"/>
          <w:b/>
          <w:bCs/>
          <w:kern w:val="0"/>
          <w:lang w:eastAsia="pt-BR"/>
          <w14:ligatures w14:val="none"/>
        </w:rPr>
        <w:t>bar</w:t>
      </w:r>
      <w:r w:rsidRPr="00B640E5">
        <w:rPr>
          <w:rFonts w:ascii="Times New Roman" w:eastAsia="Times New Roman" w:hAnsi="Times New Roman" w:cs="Times New Roman"/>
          <w:kern w:val="0"/>
          <w:lang w:eastAsia="pt-BR"/>
          <w14:ligatures w14:val="none"/>
        </w:rPr>
        <w:t xml:space="preserve">, box, scatter, </w:t>
      </w:r>
      <w:r w:rsidRPr="00B640E5">
        <w:rPr>
          <w:rFonts w:ascii="Times New Roman" w:eastAsia="Times New Roman" w:hAnsi="Times New Roman" w:cs="Times New Roman"/>
          <w:b/>
          <w:bCs/>
          <w:kern w:val="0"/>
          <w:lang w:eastAsia="pt-BR"/>
          <w14:ligatures w14:val="none"/>
        </w:rPr>
        <w:t>line</w:t>
      </w:r>
      <w:r w:rsidRPr="00B640E5">
        <w:rPr>
          <w:rFonts w:ascii="Times New Roman" w:eastAsia="Times New Roman" w:hAnsi="Times New Roman" w:cs="Times New Roman"/>
          <w:kern w:val="0"/>
          <w:lang w:eastAsia="pt-BR"/>
          <w14:ligatures w14:val="none"/>
        </w:rPr>
        <w:t>, heatmap, histogram, area, and pie) and to recognize embedded textual elements</w:t>
      </w:r>
      <w:r w:rsidR="00BB262F">
        <w:rPr>
          <w:rFonts w:ascii="Times New Roman" w:eastAsia="Times New Roman" w:hAnsi="Times New Roman" w:cs="Times New Roman"/>
          <w:kern w:val="0"/>
          <w:lang w:eastAsia="pt-BR"/>
          <w14:ligatures w14:val="none"/>
        </w:rPr>
        <w:t>, such as axis labels and embedded figure legends</w:t>
      </w:r>
      <w:r w:rsidRPr="00B640E5">
        <w:rPr>
          <w:rFonts w:ascii="Times New Roman" w:eastAsia="Times New Roman" w:hAnsi="Times New Roman" w:cs="Times New Roman"/>
          <w:kern w:val="0"/>
          <w:lang w:eastAsia="pt-BR"/>
          <w14:ligatures w14:val="none"/>
        </w:rPr>
        <w:t xml:space="preserve">. </w:t>
      </w:r>
    </w:p>
    <w:p w14:paraId="36CCE6B8" w14:textId="77777777" w:rsidR="00074BEA" w:rsidRPr="00B640E5" w:rsidRDefault="00074BEA" w:rsidP="00074BEA">
      <w:pPr>
        <w:spacing w:before="100" w:beforeAutospacing="1" w:after="100" w:afterAutospacing="1" w:line="240" w:lineRule="auto"/>
        <w:rPr>
          <w:rFonts w:ascii="Times New Roman" w:eastAsia="Times New Roman" w:hAnsi="Times New Roman" w:cs="Times New Roman"/>
          <w:kern w:val="0"/>
          <w:lang w:eastAsia="pt-BR"/>
          <w14:ligatures w14:val="none"/>
        </w:rPr>
      </w:pPr>
      <w:r w:rsidRPr="00B640E5">
        <w:rPr>
          <w:rFonts w:ascii="Times New Roman" w:eastAsia="Times New Roman" w:hAnsi="Times New Roman" w:cs="Times New Roman"/>
          <w:b/>
          <w:bCs/>
          <w:kern w:val="0"/>
          <w:lang w:eastAsia="pt-BR"/>
          <w14:ligatures w14:val="none"/>
        </w:rPr>
        <w:t>iv) Data extraction from plots (T4):</w:t>
      </w:r>
    </w:p>
    <w:p w14:paraId="6DBBFFED" w14:textId="2E90F6E8" w:rsidR="003977AC" w:rsidRPr="00B640E5" w:rsidRDefault="00074BEA" w:rsidP="00074BEA">
      <w:pPr>
        <w:spacing w:before="100" w:beforeAutospacing="1" w:after="100" w:afterAutospacing="1" w:line="240" w:lineRule="auto"/>
        <w:rPr>
          <w:rFonts w:ascii="Times New Roman" w:eastAsia="Times New Roman" w:hAnsi="Times New Roman" w:cs="Times New Roman"/>
          <w:kern w:val="0"/>
          <w:lang w:eastAsia="pt-BR"/>
          <w14:ligatures w14:val="none"/>
        </w:rPr>
      </w:pPr>
      <w:r w:rsidRPr="00B640E5">
        <w:rPr>
          <w:rFonts w:ascii="Times New Roman" w:eastAsia="Times New Roman" w:hAnsi="Times New Roman" w:cs="Times New Roman"/>
          <w:kern w:val="0"/>
          <w:lang w:eastAsia="pt-BR"/>
          <w14:ligatures w14:val="none"/>
        </w:rPr>
        <w:t xml:space="preserve">For each plot, the system will attempt to extract numerical and </w:t>
      </w:r>
      <w:r w:rsidR="007123C7">
        <w:rPr>
          <w:rFonts w:ascii="Times New Roman" w:eastAsia="Times New Roman" w:hAnsi="Times New Roman" w:cs="Times New Roman"/>
          <w:kern w:val="0"/>
          <w:lang w:eastAsia="pt-BR"/>
          <w14:ligatures w14:val="none"/>
        </w:rPr>
        <w:t>descriptive</w:t>
      </w:r>
      <w:r w:rsidRPr="00B640E5">
        <w:rPr>
          <w:rFonts w:ascii="Times New Roman" w:eastAsia="Times New Roman" w:hAnsi="Times New Roman" w:cs="Times New Roman"/>
          <w:kern w:val="0"/>
          <w:lang w:eastAsia="pt-BR"/>
          <w14:ligatures w14:val="none"/>
        </w:rPr>
        <w:t xml:space="preserve"> information</w:t>
      </w:r>
      <w:r w:rsidR="003977AC" w:rsidRPr="00B640E5">
        <w:rPr>
          <w:rFonts w:ascii="Times New Roman" w:eastAsia="Times New Roman" w:hAnsi="Times New Roman" w:cs="Times New Roman"/>
          <w:kern w:val="0"/>
          <w:lang w:eastAsia="pt-BR"/>
          <w14:ligatures w14:val="none"/>
        </w:rPr>
        <w:t>,</w:t>
      </w:r>
      <w:r w:rsidRPr="00B640E5">
        <w:rPr>
          <w:rFonts w:ascii="Times New Roman" w:eastAsia="Times New Roman" w:hAnsi="Times New Roman" w:cs="Times New Roman"/>
          <w:kern w:val="0"/>
          <w:lang w:eastAsia="pt-BR"/>
          <w14:ligatures w14:val="none"/>
        </w:rPr>
        <w:t xml:space="preserve"> </w:t>
      </w:r>
      <w:r w:rsidR="003977AC" w:rsidRPr="00B640E5">
        <w:rPr>
          <w:rFonts w:ascii="Times New Roman" w:eastAsia="Times New Roman" w:hAnsi="Times New Roman" w:cs="Times New Roman"/>
          <w:kern w:val="0"/>
          <w:lang w:eastAsia="pt-BR"/>
          <w14:ligatures w14:val="none"/>
        </w:rPr>
        <w:t>including</w:t>
      </w:r>
      <w:r w:rsidRPr="00B640E5">
        <w:rPr>
          <w:rFonts w:ascii="Times New Roman" w:eastAsia="Times New Roman" w:hAnsi="Times New Roman" w:cs="Times New Roman"/>
          <w:kern w:val="0"/>
          <w:lang w:eastAsia="pt-BR"/>
          <w14:ligatures w14:val="none"/>
        </w:rPr>
        <w:t xml:space="preserve"> </w:t>
      </w:r>
      <w:r w:rsidR="003977AC" w:rsidRPr="00B640E5">
        <w:rPr>
          <w:rFonts w:ascii="Times New Roman" w:eastAsia="Times New Roman" w:hAnsi="Times New Roman" w:cs="Times New Roman"/>
          <w:kern w:val="0"/>
          <w:lang w:eastAsia="pt-BR"/>
          <w14:ligatures w14:val="none"/>
        </w:rPr>
        <w:t>the</w:t>
      </w:r>
      <w:r w:rsidRPr="00B640E5">
        <w:rPr>
          <w:rFonts w:ascii="Times New Roman" w:eastAsia="Times New Roman" w:hAnsi="Times New Roman" w:cs="Times New Roman"/>
          <w:kern w:val="0"/>
          <w:lang w:eastAsia="pt-BR"/>
          <w14:ligatures w14:val="none"/>
        </w:rPr>
        <w:t xml:space="preserve"> legend, title, axis titles, scales, categories, values, and error bars. The extracted outputs will be compared with the </w:t>
      </w:r>
      <w:r w:rsidR="00BB262F">
        <w:rPr>
          <w:rFonts w:ascii="Times New Roman" w:eastAsia="Times New Roman" w:hAnsi="Times New Roman" w:cs="Times New Roman"/>
          <w:kern w:val="0"/>
          <w:lang w:eastAsia="pt-BR"/>
          <w14:ligatures w14:val="none"/>
        </w:rPr>
        <w:t>gold</w:t>
      </w:r>
      <w:r w:rsidR="007123C7">
        <w:rPr>
          <w:rFonts w:ascii="Times New Roman" w:eastAsia="Times New Roman" w:hAnsi="Times New Roman" w:cs="Times New Roman"/>
          <w:kern w:val="0"/>
          <w:lang w:eastAsia="pt-BR"/>
          <w14:ligatures w14:val="none"/>
        </w:rPr>
        <w:t>-</w:t>
      </w:r>
      <w:r w:rsidR="00BB262F">
        <w:rPr>
          <w:rFonts w:ascii="Times New Roman" w:eastAsia="Times New Roman" w:hAnsi="Times New Roman" w:cs="Times New Roman"/>
          <w:kern w:val="0"/>
          <w:lang w:eastAsia="pt-BR"/>
          <w14:ligatures w14:val="none"/>
        </w:rPr>
        <w:t>standard</w:t>
      </w:r>
      <w:r w:rsidRPr="00B640E5">
        <w:rPr>
          <w:rFonts w:ascii="Times New Roman" w:eastAsia="Times New Roman" w:hAnsi="Times New Roman" w:cs="Times New Roman"/>
          <w:kern w:val="0"/>
          <w:lang w:eastAsia="pt-BR"/>
          <w14:ligatures w14:val="none"/>
        </w:rPr>
        <w:t xml:space="preserve"> </w:t>
      </w:r>
      <w:r w:rsidR="003F514F" w:rsidRPr="00B640E5">
        <w:rPr>
          <w:rFonts w:ascii="Times New Roman" w:eastAsia="Times New Roman" w:hAnsi="Times New Roman" w:cs="Times New Roman"/>
          <w:kern w:val="0"/>
          <w:lang w:eastAsia="pt-BR"/>
          <w14:ligatures w14:val="none"/>
        </w:rPr>
        <w:t>data</w:t>
      </w:r>
      <w:r w:rsidR="007123C7">
        <w:rPr>
          <w:rFonts w:ascii="Times New Roman" w:eastAsia="Times New Roman" w:hAnsi="Times New Roman" w:cs="Times New Roman"/>
          <w:kern w:val="0"/>
          <w:lang w:eastAsia="pt-BR"/>
          <w14:ligatures w14:val="none"/>
        </w:rPr>
        <w:t>,</w:t>
      </w:r>
      <w:r w:rsidR="003F514F">
        <w:rPr>
          <w:rFonts w:ascii="Times New Roman" w:eastAsia="Times New Roman" w:hAnsi="Times New Roman" w:cs="Times New Roman"/>
          <w:kern w:val="0"/>
          <w:lang w:eastAsia="pt-BR"/>
          <w14:ligatures w14:val="none"/>
        </w:rPr>
        <w:t xml:space="preserve"> evaluated</w:t>
      </w:r>
      <w:r w:rsidR="00BB262F">
        <w:rPr>
          <w:rFonts w:ascii="Times New Roman" w:eastAsia="Times New Roman" w:hAnsi="Times New Roman" w:cs="Times New Roman"/>
          <w:kern w:val="0"/>
          <w:lang w:eastAsia="pt-BR"/>
          <w14:ligatures w14:val="none"/>
        </w:rPr>
        <w:t xml:space="preserve"> by two human reviewers</w:t>
      </w:r>
      <w:r w:rsidRPr="00B640E5">
        <w:rPr>
          <w:rFonts w:ascii="Times New Roman" w:eastAsia="Times New Roman" w:hAnsi="Times New Roman" w:cs="Times New Roman"/>
          <w:kern w:val="0"/>
          <w:lang w:eastAsia="pt-BR"/>
          <w14:ligatures w14:val="none"/>
        </w:rPr>
        <w:t xml:space="preserve">. </w:t>
      </w:r>
    </w:p>
    <w:p w14:paraId="60561431" w14:textId="71A2A5AF" w:rsidR="00074BEA" w:rsidRPr="00B640E5" w:rsidRDefault="00074BEA" w:rsidP="00074BEA">
      <w:pPr>
        <w:spacing w:before="100" w:beforeAutospacing="1" w:after="100" w:afterAutospacing="1" w:line="240" w:lineRule="auto"/>
        <w:rPr>
          <w:rFonts w:ascii="Times New Roman" w:eastAsia="Times New Roman" w:hAnsi="Times New Roman" w:cs="Times New Roman"/>
          <w:kern w:val="0"/>
          <w:lang w:eastAsia="pt-BR"/>
          <w14:ligatures w14:val="none"/>
        </w:rPr>
      </w:pPr>
      <w:commentRangeStart w:id="2"/>
      <w:commentRangeStart w:id="3"/>
      <w:r w:rsidRPr="00B640E5">
        <w:rPr>
          <w:rFonts w:ascii="Times New Roman" w:eastAsia="Times New Roman" w:hAnsi="Times New Roman" w:cs="Times New Roman"/>
          <w:b/>
          <w:bCs/>
          <w:kern w:val="0"/>
          <w:lang w:eastAsia="pt-BR"/>
          <w14:ligatures w14:val="none"/>
        </w:rPr>
        <w:lastRenderedPageBreak/>
        <w:t xml:space="preserve">v) </w:t>
      </w:r>
      <w:r w:rsidR="006174F2">
        <w:rPr>
          <w:rFonts w:ascii="Times New Roman" w:hAnsi="Times New Roman" w:cs="Times New Roman"/>
        </w:rPr>
        <w:t>C</w:t>
      </w:r>
      <w:r w:rsidR="006174F2" w:rsidRPr="004F0E5E">
        <w:rPr>
          <w:rFonts w:ascii="Times New Roman" w:hAnsi="Times New Roman" w:cs="Times New Roman"/>
        </w:rPr>
        <w:t>ontext</w:t>
      </w:r>
      <w:r w:rsidR="006174F2">
        <w:rPr>
          <w:rFonts w:ascii="Times New Roman" w:hAnsi="Times New Roman" w:cs="Times New Roman"/>
        </w:rPr>
        <w:t>-</w:t>
      </w:r>
      <w:r w:rsidR="006174F2" w:rsidRPr="004F0E5E">
        <w:rPr>
          <w:rFonts w:ascii="Times New Roman" w:hAnsi="Times New Roman" w:cs="Times New Roman"/>
        </w:rPr>
        <w:t>of</w:t>
      </w:r>
      <w:r w:rsidR="006174F2">
        <w:rPr>
          <w:rFonts w:ascii="Times New Roman" w:hAnsi="Times New Roman" w:cs="Times New Roman"/>
        </w:rPr>
        <w:t>-</w:t>
      </w:r>
      <w:r w:rsidR="006174F2" w:rsidRPr="004F0E5E">
        <w:rPr>
          <w:rFonts w:ascii="Times New Roman" w:hAnsi="Times New Roman" w:cs="Times New Roman"/>
        </w:rPr>
        <w:t>interest</w:t>
      </w:r>
      <w:r w:rsidR="006174F2">
        <w:rPr>
          <w:rFonts w:ascii="Times New Roman" w:hAnsi="Times New Roman" w:cs="Times New Roman"/>
        </w:rPr>
        <w:t xml:space="preserve"> f</w:t>
      </w:r>
      <w:r w:rsidR="006174F2" w:rsidRPr="004F0E5E">
        <w:rPr>
          <w:rFonts w:ascii="Times New Roman" w:hAnsi="Times New Roman" w:cs="Times New Roman"/>
        </w:rPr>
        <w:t>iltering</w:t>
      </w:r>
      <w:r w:rsidR="006174F2" w:rsidRPr="001B2B06">
        <w:rPr>
          <w:rFonts w:ascii="Times New Roman" w:hAnsi="Times New Roman" w:cs="Times New Roman"/>
          <w:lang w:val="en-US"/>
        </w:rPr>
        <w:t xml:space="preserve"> </w:t>
      </w:r>
      <w:r w:rsidRPr="00B640E5">
        <w:rPr>
          <w:rFonts w:ascii="Times New Roman" w:eastAsia="Times New Roman" w:hAnsi="Times New Roman" w:cs="Times New Roman"/>
          <w:b/>
          <w:bCs/>
          <w:kern w:val="0"/>
          <w:lang w:eastAsia="pt-BR"/>
          <w14:ligatures w14:val="none"/>
        </w:rPr>
        <w:t>(T5):</w:t>
      </w:r>
    </w:p>
    <w:p w14:paraId="6151879F" w14:textId="1F14249B" w:rsidR="003977AC" w:rsidRPr="00B640E5" w:rsidRDefault="00074BEA" w:rsidP="00074BEA">
      <w:pPr>
        <w:spacing w:before="100" w:beforeAutospacing="1" w:after="100" w:afterAutospacing="1" w:line="240" w:lineRule="auto"/>
        <w:rPr>
          <w:rFonts w:ascii="Times New Roman" w:eastAsia="Times New Roman" w:hAnsi="Times New Roman" w:cs="Times New Roman"/>
          <w:kern w:val="0"/>
          <w:lang w:eastAsia="pt-BR"/>
          <w14:ligatures w14:val="none"/>
        </w:rPr>
      </w:pPr>
      <w:r w:rsidRPr="00B640E5">
        <w:rPr>
          <w:rFonts w:ascii="Times New Roman" w:eastAsia="Times New Roman" w:hAnsi="Times New Roman" w:cs="Times New Roman"/>
          <w:kern w:val="0"/>
          <w:lang w:eastAsia="pt-BR"/>
          <w14:ligatures w14:val="none"/>
        </w:rPr>
        <w:t>A .</w:t>
      </w:r>
      <w:proofErr w:type="spellStart"/>
      <w:r w:rsidRPr="00B640E5">
        <w:rPr>
          <w:rFonts w:ascii="Times New Roman" w:eastAsia="Times New Roman" w:hAnsi="Times New Roman" w:cs="Times New Roman"/>
          <w:kern w:val="0"/>
          <w:lang w:eastAsia="pt-BR"/>
          <w14:ligatures w14:val="none"/>
        </w:rPr>
        <w:t>json</w:t>
      </w:r>
      <w:proofErr w:type="spellEnd"/>
      <w:r w:rsidRPr="00B640E5">
        <w:rPr>
          <w:rFonts w:ascii="Times New Roman" w:eastAsia="Times New Roman" w:hAnsi="Times New Roman" w:cs="Times New Roman"/>
          <w:kern w:val="0"/>
          <w:lang w:eastAsia="pt-BR"/>
          <w14:ligatures w14:val="none"/>
        </w:rPr>
        <w:t xml:space="preserve"> file containing metadata on outcomes and experimental groups will be provided as input. The system will apply user-selected filters (via</w:t>
      </w:r>
      <w:r w:rsidR="003977AC" w:rsidRPr="00B640E5">
        <w:rPr>
          <w:rFonts w:ascii="Times New Roman" w:eastAsia="Times New Roman" w:hAnsi="Times New Roman" w:cs="Times New Roman"/>
          <w:kern w:val="0"/>
          <w:lang w:eastAsia="pt-BR"/>
          <w14:ligatures w14:val="none"/>
        </w:rPr>
        <w:t xml:space="preserve"> the filter box</w:t>
      </w:r>
      <w:r w:rsidRPr="00B640E5">
        <w:rPr>
          <w:rFonts w:ascii="Times New Roman" w:eastAsia="Times New Roman" w:hAnsi="Times New Roman" w:cs="Times New Roman"/>
          <w:kern w:val="0"/>
          <w:lang w:eastAsia="pt-BR"/>
          <w14:ligatures w14:val="none"/>
        </w:rPr>
        <w:t xml:space="preserve">) to retain only the </w:t>
      </w:r>
      <w:r w:rsidR="00CB010D">
        <w:rPr>
          <w:rFonts w:ascii="Times New Roman" w:eastAsia="Times New Roman" w:hAnsi="Times New Roman" w:cs="Times New Roman"/>
          <w:kern w:val="0"/>
          <w:lang w:eastAsia="pt-BR"/>
          <w14:ligatures w14:val="none"/>
        </w:rPr>
        <w:t xml:space="preserve">groups, interventions, </w:t>
      </w:r>
      <w:r w:rsidRPr="00B640E5">
        <w:rPr>
          <w:rFonts w:ascii="Times New Roman" w:eastAsia="Times New Roman" w:hAnsi="Times New Roman" w:cs="Times New Roman"/>
          <w:kern w:val="0"/>
          <w:lang w:eastAsia="pt-BR"/>
          <w14:ligatures w14:val="none"/>
        </w:rPr>
        <w:t xml:space="preserve">and </w:t>
      </w:r>
      <w:r w:rsidR="00CB010D">
        <w:rPr>
          <w:rFonts w:ascii="Times New Roman" w:eastAsia="Times New Roman" w:hAnsi="Times New Roman" w:cs="Times New Roman"/>
          <w:kern w:val="0"/>
          <w:lang w:eastAsia="pt-BR"/>
          <w14:ligatures w14:val="none"/>
        </w:rPr>
        <w:t>outcomes relevan</w:t>
      </w:r>
      <w:r w:rsidRPr="00B640E5">
        <w:rPr>
          <w:rFonts w:ascii="Times New Roman" w:eastAsia="Times New Roman" w:hAnsi="Times New Roman" w:cs="Times New Roman"/>
          <w:kern w:val="0"/>
          <w:lang w:eastAsia="pt-BR"/>
          <w14:ligatures w14:val="none"/>
        </w:rPr>
        <w:t>t</w:t>
      </w:r>
      <w:r w:rsidR="00CB010D">
        <w:rPr>
          <w:rFonts w:ascii="Times New Roman" w:eastAsia="Times New Roman" w:hAnsi="Times New Roman" w:cs="Times New Roman"/>
          <w:kern w:val="0"/>
          <w:lang w:eastAsia="pt-BR"/>
          <w14:ligatures w14:val="none"/>
        </w:rPr>
        <w:t xml:space="preserve"> to the research question</w:t>
      </w:r>
      <w:r w:rsidRPr="00B640E5">
        <w:rPr>
          <w:rFonts w:ascii="Times New Roman" w:eastAsia="Times New Roman" w:hAnsi="Times New Roman" w:cs="Times New Roman"/>
          <w:kern w:val="0"/>
          <w:lang w:eastAsia="pt-BR"/>
          <w14:ligatures w14:val="none"/>
        </w:rPr>
        <w:t xml:space="preserve">. </w:t>
      </w:r>
      <w:commentRangeEnd w:id="2"/>
      <w:r w:rsidR="00BB262F" w:rsidRPr="00B640E5">
        <w:rPr>
          <w:rStyle w:val="Refdecomentrio"/>
          <w:rFonts w:ascii="Times New Roman" w:eastAsia="Times New Roman" w:hAnsi="Times New Roman" w:cs="Times New Roman"/>
          <w:kern w:val="0"/>
          <w:sz w:val="24"/>
          <w:szCs w:val="24"/>
          <w:lang w:eastAsia="pt-BR"/>
          <w14:ligatures w14:val="none"/>
        </w:rPr>
        <w:commentReference w:id="2"/>
      </w:r>
      <w:commentRangeEnd w:id="3"/>
      <w:r w:rsidR="00415D31">
        <w:rPr>
          <w:rStyle w:val="Refdecomentrio"/>
        </w:rPr>
        <w:commentReference w:id="3"/>
      </w:r>
    </w:p>
    <w:p w14:paraId="0FCCC737" w14:textId="77777777" w:rsidR="00074BEA" w:rsidRPr="00B640E5" w:rsidRDefault="00074BEA" w:rsidP="00074BEA">
      <w:pPr>
        <w:spacing w:before="100" w:beforeAutospacing="1" w:after="100" w:afterAutospacing="1" w:line="240" w:lineRule="auto"/>
        <w:rPr>
          <w:rFonts w:ascii="Times New Roman" w:eastAsia="Times New Roman" w:hAnsi="Times New Roman" w:cs="Times New Roman"/>
          <w:kern w:val="0"/>
          <w:lang w:eastAsia="pt-BR"/>
          <w14:ligatures w14:val="none"/>
        </w:rPr>
      </w:pPr>
      <w:r w:rsidRPr="00B640E5">
        <w:rPr>
          <w:rFonts w:ascii="Times New Roman" w:eastAsia="Times New Roman" w:hAnsi="Times New Roman" w:cs="Times New Roman"/>
          <w:b/>
          <w:bCs/>
          <w:kern w:val="0"/>
          <w:lang w:eastAsia="pt-BR"/>
          <w14:ligatures w14:val="none"/>
        </w:rPr>
        <w:t>vi) Correction of extracted data by the user (T6):</w:t>
      </w:r>
    </w:p>
    <w:p w14:paraId="3E034466" w14:textId="77777777" w:rsidR="003977AC" w:rsidRPr="00B640E5" w:rsidRDefault="00074BEA" w:rsidP="00074BEA">
      <w:pPr>
        <w:spacing w:before="100" w:beforeAutospacing="1" w:after="100" w:afterAutospacing="1" w:line="240" w:lineRule="auto"/>
        <w:rPr>
          <w:rFonts w:ascii="Times New Roman" w:eastAsia="Times New Roman" w:hAnsi="Times New Roman" w:cs="Times New Roman"/>
          <w:kern w:val="0"/>
          <w:lang w:eastAsia="pt-BR"/>
          <w14:ligatures w14:val="none"/>
        </w:rPr>
      </w:pPr>
      <w:r w:rsidRPr="00B640E5">
        <w:rPr>
          <w:rFonts w:ascii="Times New Roman" w:eastAsia="Times New Roman" w:hAnsi="Times New Roman" w:cs="Times New Roman"/>
          <w:kern w:val="0"/>
          <w:lang w:eastAsia="pt-BR"/>
          <w14:ligatures w14:val="none"/>
        </w:rPr>
        <w:t>Users will load the backend .</w:t>
      </w:r>
      <w:proofErr w:type="spellStart"/>
      <w:r w:rsidRPr="00B640E5">
        <w:rPr>
          <w:rFonts w:ascii="Times New Roman" w:eastAsia="Times New Roman" w:hAnsi="Times New Roman" w:cs="Times New Roman"/>
          <w:kern w:val="0"/>
          <w:lang w:eastAsia="pt-BR"/>
          <w14:ligatures w14:val="none"/>
        </w:rPr>
        <w:t>json</w:t>
      </w:r>
      <w:proofErr w:type="spellEnd"/>
      <w:r w:rsidRPr="00B640E5">
        <w:rPr>
          <w:rFonts w:ascii="Times New Roman" w:eastAsia="Times New Roman" w:hAnsi="Times New Roman" w:cs="Times New Roman"/>
          <w:kern w:val="0"/>
          <w:lang w:eastAsia="pt-BR"/>
          <w14:ligatures w14:val="none"/>
        </w:rPr>
        <w:t xml:space="preserve"> file into the interface and manually correct extracted values as needed. </w:t>
      </w:r>
      <w:r w:rsidRPr="00074BEA">
        <w:rPr>
          <w:rFonts w:ascii="Times New Roman" w:eastAsia="Times New Roman" w:hAnsi="Times New Roman" w:cs="Times New Roman"/>
          <w:kern w:val="0"/>
          <w:lang w:eastAsia="pt-BR"/>
          <w14:ligatures w14:val="none"/>
        </w:rPr>
        <w:t>After</w:t>
      </w:r>
      <w:r w:rsidRPr="00B640E5">
        <w:rPr>
          <w:rFonts w:ascii="Times New Roman" w:eastAsia="Times New Roman" w:hAnsi="Times New Roman" w:cs="Times New Roman"/>
          <w:kern w:val="0"/>
          <w:lang w:eastAsia="pt-BR"/>
          <w14:ligatures w14:val="none"/>
        </w:rPr>
        <w:t xml:space="preserve"> saving, the corrected .</w:t>
      </w:r>
      <w:proofErr w:type="spellStart"/>
      <w:r w:rsidRPr="00B640E5">
        <w:rPr>
          <w:rFonts w:ascii="Times New Roman" w:eastAsia="Times New Roman" w:hAnsi="Times New Roman" w:cs="Times New Roman"/>
          <w:kern w:val="0"/>
          <w:lang w:eastAsia="pt-BR"/>
          <w14:ligatures w14:val="none"/>
        </w:rPr>
        <w:t>json</w:t>
      </w:r>
      <w:proofErr w:type="spellEnd"/>
      <w:r w:rsidRPr="00B640E5">
        <w:rPr>
          <w:rFonts w:ascii="Times New Roman" w:eastAsia="Times New Roman" w:hAnsi="Times New Roman" w:cs="Times New Roman"/>
          <w:kern w:val="0"/>
          <w:lang w:eastAsia="pt-BR"/>
          <w14:ligatures w14:val="none"/>
        </w:rPr>
        <w:t xml:space="preserve"> file will be verified to ensure that all edits were properly recorded without system errors. </w:t>
      </w:r>
    </w:p>
    <w:p w14:paraId="1E63D878" w14:textId="77777777" w:rsidR="00074BEA" w:rsidRPr="00B640E5" w:rsidRDefault="00074BEA" w:rsidP="00074BEA">
      <w:pPr>
        <w:spacing w:before="100" w:beforeAutospacing="1" w:after="100" w:afterAutospacing="1" w:line="240" w:lineRule="auto"/>
        <w:rPr>
          <w:rFonts w:ascii="Times New Roman" w:eastAsia="Times New Roman" w:hAnsi="Times New Roman" w:cs="Times New Roman"/>
          <w:kern w:val="0"/>
          <w:lang w:eastAsia="pt-BR"/>
          <w14:ligatures w14:val="none"/>
        </w:rPr>
      </w:pPr>
      <w:r w:rsidRPr="00B640E5">
        <w:rPr>
          <w:rFonts w:ascii="Times New Roman" w:eastAsia="Times New Roman" w:hAnsi="Times New Roman" w:cs="Times New Roman"/>
          <w:b/>
          <w:bCs/>
          <w:kern w:val="0"/>
          <w:lang w:eastAsia="pt-BR"/>
          <w14:ligatures w14:val="none"/>
        </w:rPr>
        <w:t>vii) Export of results (T7):</w:t>
      </w:r>
    </w:p>
    <w:p w14:paraId="77743E25" w14:textId="77777777" w:rsidR="003977AC" w:rsidRPr="00B640E5" w:rsidRDefault="00074BEA" w:rsidP="00074BEA">
      <w:pPr>
        <w:spacing w:before="100" w:beforeAutospacing="1" w:after="100" w:afterAutospacing="1" w:line="240" w:lineRule="auto"/>
        <w:rPr>
          <w:rFonts w:ascii="Times New Roman" w:eastAsia="Times New Roman" w:hAnsi="Times New Roman" w:cs="Times New Roman"/>
          <w:kern w:val="0"/>
          <w:lang w:eastAsia="pt-BR"/>
          <w14:ligatures w14:val="none"/>
        </w:rPr>
      </w:pPr>
      <w:r w:rsidRPr="00B640E5">
        <w:rPr>
          <w:rFonts w:ascii="Times New Roman" w:eastAsia="Times New Roman" w:hAnsi="Times New Roman" w:cs="Times New Roman"/>
          <w:kern w:val="0"/>
          <w:lang w:eastAsia="pt-BR"/>
          <w14:ligatures w14:val="none"/>
        </w:rPr>
        <w:t xml:space="preserve">After validation and user corrections, the export process will be executed to generate a .csv file containing the complete dataset of extracted and validated information. </w:t>
      </w:r>
    </w:p>
    <w:p w14:paraId="41810761" w14:textId="77777777" w:rsidR="00074BEA" w:rsidRPr="00B640E5" w:rsidRDefault="00074BEA" w:rsidP="00074BEA">
      <w:pPr>
        <w:spacing w:before="100" w:beforeAutospacing="1" w:after="100" w:afterAutospacing="1" w:line="240" w:lineRule="auto"/>
        <w:rPr>
          <w:rFonts w:ascii="Times New Roman" w:eastAsia="Times New Roman" w:hAnsi="Times New Roman" w:cs="Times New Roman"/>
          <w:kern w:val="0"/>
          <w:lang w:eastAsia="pt-BR"/>
          <w14:ligatures w14:val="none"/>
        </w:rPr>
      </w:pPr>
      <w:r w:rsidRPr="00B640E5">
        <w:rPr>
          <w:rFonts w:ascii="Times New Roman" w:eastAsia="Times New Roman" w:hAnsi="Times New Roman" w:cs="Times New Roman"/>
          <w:b/>
          <w:bCs/>
          <w:kern w:val="0"/>
          <w:lang w:eastAsia="pt-BR"/>
          <w14:ligatures w14:val="none"/>
        </w:rPr>
        <w:t>viii) Time (T8):</w:t>
      </w:r>
    </w:p>
    <w:p w14:paraId="0E04EA7C" w14:textId="77777777" w:rsidR="00074BEA" w:rsidRPr="00B640E5" w:rsidRDefault="00074BEA" w:rsidP="00074BEA">
      <w:pPr>
        <w:spacing w:before="100" w:beforeAutospacing="1" w:after="100" w:afterAutospacing="1" w:line="240" w:lineRule="auto"/>
        <w:rPr>
          <w:rFonts w:ascii="Times New Roman" w:eastAsia="Times New Roman" w:hAnsi="Times New Roman" w:cs="Times New Roman"/>
          <w:kern w:val="0"/>
          <w:lang w:eastAsia="pt-BR"/>
          <w14:ligatures w14:val="none"/>
        </w:rPr>
      </w:pPr>
      <w:r w:rsidRPr="00B640E5">
        <w:rPr>
          <w:rFonts w:ascii="Times New Roman" w:eastAsia="Times New Roman" w:hAnsi="Times New Roman" w:cs="Times New Roman"/>
          <w:kern w:val="0"/>
          <w:highlight w:val="yellow"/>
          <w:lang w:eastAsia="pt-BR"/>
          <w14:ligatures w14:val="none"/>
        </w:rPr>
        <w:t>For each process, the start and end times will be recorded. The total processing time will be compared with the duration required for manual data extraction or for a comparator tool (Cramond et al., 2019).</w:t>
      </w:r>
    </w:p>
    <w:p w14:paraId="6DA44D25" w14:textId="77777777" w:rsidR="004F0E5E" w:rsidRDefault="004F0E5E" w:rsidP="004F0E5E">
      <w:pPr>
        <w:rPr>
          <w:rFonts w:ascii="Times New Roman" w:hAnsi="Times New Roman" w:cs="Times New Roman"/>
          <w:b/>
          <w:bCs/>
        </w:rPr>
      </w:pPr>
      <w:r w:rsidRPr="002E1CE2">
        <w:rPr>
          <w:rFonts w:ascii="Times New Roman" w:hAnsi="Times New Roman" w:cs="Times New Roman"/>
          <w:b/>
          <w:bCs/>
        </w:rPr>
        <w:t>Register of results</w:t>
      </w:r>
    </w:p>
    <w:tbl>
      <w:tblPr>
        <w:tblStyle w:val="Tabelacomgrade"/>
        <w:tblW w:w="9214" w:type="dxa"/>
        <w:tblInd w:w="-572" w:type="dxa"/>
        <w:tblLayout w:type="fixed"/>
        <w:tblLook w:val="04A0" w:firstRow="1" w:lastRow="0" w:firstColumn="1" w:lastColumn="0" w:noHBand="0" w:noVBand="1"/>
      </w:tblPr>
      <w:tblGrid>
        <w:gridCol w:w="634"/>
        <w:gridCol w:w="3608"/>
        <w:gridCol w:w="2693"/>
        <w:gridCol w:w="1003"/>
        <w:gridCol w:w="1276"/>
      </w:tblGrid>
      <w:tr w:rsidR="009458FE" w14:paraId="3AF2C467" w14:textId="77777777" w:rsidTr="009458FE">
        <w:tc>
          <w:tcPr>
            <w:tcW w:w="634" w:type="dxa"/>
          </w:tcPr>
          <w:p w14:paraId="533063D3" w14:textId="77777777" w:rsidR="009458FE" w:rsidRDefault="009458FE" w:rsidP="00EC26A4">
            <w:pPr>
              <w:jc w:val="center"/>
              <w:rPr>
                <w:rFonts w:ascii="Times New Roman" w:hAnsi="Times New Roman" w:cs="Times New Roman"/>
                <w:b/>
                <w:bCs/>
              </w:rPr>
            </w:pPr>
            <w:r>
              <w:rPr>
                <w:rFonts w:ascii="Times New Roman" w:hAnsi="Times New Roman" w:cs="Times New Roman"/>
                <w:b/>
                <w:bCs/>
              </w:rPr>
              <w:t>Test ID</w:t>
            </w:r>
          </w:p>
        </w:tc>
        <w:tc>
          <w:tcPr>
            <w:tcW w:w="3608" w:type="dxa"/>
          </w:tcPr>
          <w:p w14:paraId="02727856" w14:textId="77777777" w:rsidR="009458FE" w:rsidRDefault="009458FE" w:rsidP="00EC26A4">
            <w:pPr>
              <w:jc w:val="center"/>
              <w:rPr>
                <w:rFonts w:ascii="Times New Roman" w:hAnsi="Times New Roman" w:cs="Times New Roman"/>
                <w:b/>
                <w:bCs/>
              </w:rPr>
            </w:pPr>
            <w:r>
              <w:rPr>
                <w:rFonts w:ascii="Times New Roman" w:hAnsi="Times New Roman" w:cs="Times New Roman"/>
                <w:b/>
                <w:bCs/>
              </w:rPr>
              <w:t>Expected Result</w:t>
            </w:r>
          </w:p>
        </w:tc>
        <w:tc>
          <w:tcPr>
            <w:tcW w:w="2693" w:type="dxa"/>
          </w:tcPr>
          <w:p w14:paraId="7C7F372E" w14:textId="77777777" w:rsidR="009458FE" w:rsidRDefault="009458FE" w:rsidP="00D72F74">
            <w:pPr>
              <w:ind w:right="158"/>
              <w:jc w:val="center"/>
              <w:rPr>
                <w:rFonts w:ascii="Times New Roman" w:hAnsi="Times New Roman" w:cs="Times New Roman"/>
                <w:b/>
                <w:bCs/>
              </w:rPr>
            </w:pPr>
            <w:r>
              <w:rPr>
                <w:rFonts w:ascii="Times New Roman" w:hAnsi="Times New Roman" w:cs="Times New Roman"/>
                <w:b/>
                <w:bCs/>
              </w:rPr>
              <w:t>Obtained Results</w:t>
            </w:r>
          </w:p>
        </w:tc>
        <w:tc>
          <w:tcPr>
            <w:tcW w:w="1003" w:type="dxa"/>
          </w:tcPr>
          <w:p w14:paraId="3774EBE8" w14:textId="77777777" w:rsidR="009458FE" w:rsidRDefault="009458FE" w:rsidP="00D72F74">
            <w:pPr>
              <w:ind w:right="173"/>
              <w:jc w:val="center"/>
              <w:rPr>
                <w:rFonts w:ascii="Times New Roman" w:hAnsi="Times New Roman" w:cs="Times New Roman"/>
                <w:b/>
                <w:bCs/>
              </w:rPr>
            </w:pPr>
            <w:r>
              <w:rPr>
                <w:rFonts w:ascii="Times New Roman" w:hAnsi="Times New Roman" w:cs="Times New Roman"/>
                <w:b/>
                <w:bCs/>
              </w:rPr>
              <w:t>Accordance</w:t>
            </w:r>
          </w:p>
        </w:tc>
        <w:tc>
          <w:tcPr>
            <w:tcW w:w="1276" w:type="dxa"/>
          </w:tcPr>
          <w:p w14:paraId="1B8AE7FE" w14:textId="77777777" w:rsidR="009458FE" w:rsidRDefault="009458FE" w:rsidP="00D72F74">
            <w:pPr>
              <w:ind w:right="173"/>
              <w:jc w:val="center"/>
              <w:rPr>
                <w:rFonts w:ascii="Times New Roman" w:hAnsi="Times New Roman" w:cs="Times New Roman"/>
                <w:b/>
                <w:bCs/>
              </w:rPr>
            </w:pPr>
            <w:proofErr w:type="spellStart"/>
            <w:r>
              <w:rPr>
                <w:rFonts w:ascii="Times New Roman" w:hAnsi="Times New Roman" w:cs="Times New Roman"/>
                <w:b/>
                <w:bCs/>
              </w:rPr>
              <w:t>Obs</w:t>
            </w:r>
            <w:proofErr w:type="spellEnd"/>
          </w:p>
        </w:tc>
      </w:tr>
      <w:tr w:rsidR="009458FE" w14:paraId="57AF05A2" w14:textId="77777777" w:rsidTr="009458FE">
        <w:tc>
          <w:tcPr>
            <w:tcW w:w="634" w:type="dxa"/>
          </w:tcPr>
          <w:p w14:paraId="0E65880D" w14:textId="77777777" w:rsidR="009458FE" w:rsidRPr="00430FD3" w:rsidRDefault="009458FE" w:rsidP="00EC26A4">
            <w:pPr>
              <w:rPr>
                <w:rFonts w:ascii="Times New Roman" w:hAnsi="Times New Roman" w:cs="Times New Roman"/>
              </w:rPr>
            </w:pPr>
            <w:r w:rsidRPr="00430FD3">
              <w:rPr>
                <w:rFonts w:ascii="Times New Roman" w:hAnsi="Times New Roman" w:cs="Times New Roman"/>
              </w:rPr>
              <w:t>T1</w:t>
            </w:r>
          </w:p>
        </w:tc>
        <w:tc>
          <w:tcPr>
            <w:tcW w:w="3608" w:type="dxa"/>
          </w:tcPr>
          <w:p w14:paraId="68210C06" w14:textId="77777777" w:rsidR="009458FE" w:rsidRDefault="009458FE" w:rsidP="00EC26A4">
            <w:pPr>
              <w:rPr>
                <w:rFonts w:ascii="Times New Roman" w:hAnsi="Times New Roman" w:cs="Times New Roman"/>
                <w:b/>
                <w:bCs/>
              </w:rPr>
            </w:pPr>
            <w:r w:rsidRPr="004F0E5E">
              <w:rPr>
                <w:rFonts w:ascii="Times New Roman" w:hAnsi="Times New Roman" w:cs="Times New Roman"/>
              </w:rPr>
              <w:t>File loaded successfully</w:t>
            </w:r>
            <w:r>
              <w:rPr>
                <w:rFonts w:ascii="Times New Roman" w:hAnsi="Times New Roman" w:cs="Times New Roman"/>
              </w:rPr>
              <w:t xml:space="preserve"> with no reading error</w:t>
            </w:r>
          </w:p>
        </w:tc>
        <w:tc>
          <w:tcPr>
            <w:tcW w:w="2693" w:type="dxa"/>
          </w:tcPr>
          <w:p w14:paraId="56D72FF3" w14:textId="77777777" w:rsidR="009458FE" w:rsidRPr="004F0E5E" w:rsidRDefault="009458FE" w:rsidP="00EC26A4">
            <w:pPr>
              <w:rPr>
                <w:rFonts w:ascii="Times New Roman" w:hAnsi="Times New Roman" w:cs="Times New Roman"/>
              </w:rPr>
            </w:pPr>
          </w:p>
        </w:tc>
        <w:tc>
          <w:tcPr>
            <w:tcW w:w="1003" w:type="dxa"/>
          </w:tcPr>
          <w:p w14:paraId="18575B17" w14:textId="77777777" w:rsidR="009458FE" w:rsidRDefault="009458FE" w:rsidP="00EC26A4">
            <w:pPr>
              <w:rPr>
                <w:rFonts w:ascii="Times New Roman" w:hAnsi="Times New Roman" w:cs="Times New Roman"/>
                <w:b/>
                <w:bCs/>
              </w:rPr>
            </w:pPr>
          </w:p>
        </w:tc>
        <w:tc>
          <w:tcPr>
            <w:tcW w:w="1276" w:type="dxa"/>
          </w:tcPr>
          <w:p w14:paraId="6A4E44B7" w14:textId="77777777" w:rsidR="009458FE" w:rsidRDefault="009458FE" w:rsidP="00EC26A4">
            <w:pPr>
              <w:rPr>
                <w:rFonts w:ascii="Times New Roman" w:hAnsi="Times New Roman" w:cs="Times New Roman"/>
                <w:b/>
                <w:bCs/>
              </w:rPr>
            </w:pPr>
          </w:p>
        </w:tc>
      </w:tr>
      <w:tr w:rsidR="009458FE" w14:paraId="65237193" w14:textId="77777777" w:rsidTr="009458FE">
        <w:tc>
          <w:tcPr>
            <w:tcW w:w="634" w:type="dxa"/>
          </w:tcPr>
          <w:p w14:paraId="7077F9EE" w14:textId="77777777" w:rsidR="009458FE" w:rsidRPr="00430FD3" w:rsidRDefault="009458FE" w:rsidP="00EC26A4">
            <w:pPr>
              <w:rPr>
                <w:rFonts w:ascii="Times New Roman" w:hAnsi="Times New Roman" w:cs="Times New Roman"/>
              </w:rPr>
            </w:pPr>
            <w:r w:rsidRPr="00430FD3">
              <w:rPr>
                <w:rFonts w:ascii="Times New Roman" w:hAnsi="Times New Roman" w:cs="Times New Roman"/>
              </w:rPr>
              <w:t>T2</w:t>
            </w:r>
          </w:p>
        </w:tc>
        <w:tc>
          <w:tcPr>
            <w:tcW w:w="3608" w:type="dxa"/>
          </w:tcPr>
          <w:p w14:paraId="45BC16BF" w14:textId="77777777" w:rsidR="009458FE" w:rsidRDefault="009458FE" w:rsidP="00EC26A4">
            <w:pPr>
              <w:rPr>
                <w:rFonts w:ascii="Times New Roman" w:hAnsi="Times New Roman" w:cs="Times New Roman"/>
                <w:b/>
                <w:bCs/>
              </w:rPr>
            </w:pPr>
            <w:r w:rsidRPr="004F0E5E">
              <w:rPr>
                <w:rFonts w:ascii="Times New Roman" w:hAnsi="Times New Roman" w:cs="Times New Roman"/>
              </w:rPr>
              <w:t xml:space="preserve">Selection of </w:t>
            </w:r>
            <w:r w:rsidR="005349AF">
              <w:rPr>
                <w:rFonts w:ascii="Times New Roman" w:hAnsi="Times New Roman" w:cs="Times New Roman"/>
              </w:rPr>
              <w:t>settings</w:t>
            </w:r>
            <w:r>
              <w:rPr>
                <w:rFonts w:ascii="Times New Roman" w:hAnsi="Times New Roman" w:cs="Times New Roman"/>
              </w:rPr>
              <w:t xml:space="preserve"> with no error during the load of chosen </w:t>
            </w:r>
            <w:r w:rsidR="005349AF">
              <w:rPr>
                <w:rFonts w:ascii="Times New Roman" w:hAnsi="Times New Roman" w:cs="Times New Roman"/>
              </w:rPr>
              <w:t>sets</w:t>
            </w:r>
          </w:p>
        </w:tc>
        <w:tc>
          <w:tcPr>
            <w:tcW w:w="2693" w:type="dxa"/>
          </w:tcPr>
          <w:p w14:paraId="5BC17DD1" w14:textId="77777777" w:rsidR="009458FE" w:rsidRPr="004F0E5E" w:rsidRDefault="009458FE" w:rsidP="00EC26A4">
            <w:pPr>
              <w:rPr>
                <w:rFonts w:ascii="Times New Roman" w:hAnsi="Times New Roman" w:cs="Times New Roman"/>
              </w:rPr>
            </w:pPr>
          </w:p>
        </w:tc>
        <w:tc>
          <w:tcPr>
            <w:tcW w:w="1003" w:type="dxa"/>
          </w:tcPr>
          <w:p w14:paraId="2904B25D" w14:textId="77777777" w:rsidR="009458FE" w:rsidRDefault="009458FE" w:rsidP="00EC26A4">
            <w:pPr>
              <w:rPr>
                <w:rFonts w:ascii="Times New Roman" w:hAnsi="Times New Roman" w:cs="Times New Roman"/>
                <w:b/>
                <w:bCs/>
              </w:rPr>
            </w:pPr>
          </w:p>
        </w:tc>
        <w:tc>
          <w:tcPr>
            <w:tcW w:w="1276" w:type="dxa"/>
          </w:tcPr>
          <w:p w14:paraId="343B61CB" w14:textId="77777777" w:rsidR="009458FE" w:rsidRDefault="009458FE" w:rsidP="00EC26A4">
            <w:pPr>
              <w:rPr>
                <w:rFonts w:ascii="Times New Roman" w:hAnsi="Times New Roman" w:cs="Times New Roman"/>
                <w:b/>
                <w:bCs/>
              </w:rPr>
            </w:pPr>
          </w:p>
        </w:tc>
      </w:tr>
      <w:tr w:rsidR="009458FE" w14:paraId="22EC45D6" w14:textId="77777777" w:rsidTr="009458FE">
        <w:tc>
          <w:tcPr>
            <w:tcW w:w="634" w:type="dxa"/>
          </w:tcPr>
          <w:p w14:paraId="1BC90386" w14:textId="77777777" w:rsidR="009458FE" w:rsidRPr="00430FD3" w:rsidRDefault="009458FE" w:rsidP="00EC26A4">
            <w:pPr>
              <w:rPr>
                <w:rFonts w:ascii="Times New Roman" w:hAnsi="Times New Roman" w:cs="Times New Roman"/>
              </w:rPr>
            </w:pPr>
            <w:r>
              <w:rPr>
                <w:rFonts w:ascii="Times New Roman" w:hAnsi="Times New Roman" w:cs="Times New Roman"/>
              </w:rPr>
              <w:t>T3</w:t>
            </w:r>
          </w:p>
        </w:tc>
        <w:tc>
          <w:tcPr>
            <w:tcW w:w="3608" w:type="dxa"/>
          </w:tcPr>
          <w:p w14:paraId="0998ED78" w14:textId="77777777" w:rsidR="009458FE" w:rsidRPr="00D72F74" w:rsidRDefault="009458FE" w:rsidP="00EC26A4">
            <w:pPr>
              <w:rPr>
                <w:rFonts w:ascii="Times New Roman" w:hAnsi="Times New Roman" w:cs="Times New Roman"/>
              </w:rPr>
            </w:pPr>
            <w:r w:rsidRPr="004F0E5E">
              <w:rPr>
                <w:rFonts w:ascii="Times New Roman" w:hAnsi="Times New Roman" w:cs="Times New Roman"/>
              </w:rPr>
              <w:t>Recognition of diverse types of plots: a) bar</w:t>
            </w:r>
            <w:r>
              <w:rPr>
                <w:rFonts w:ascii="Times New Roman" w:hAnsi="Times New Roman" w:cs="Times New Roman"/>
              </w:rPr>
              <w:t xml:space="preserve">, </w:t>
            </w:r>
            <w:r w:rsidRPr="004F0E5E">
              <w:rPr>
                <w:rFonts w:ascii="Times New Roman" w:hAnsi="Times New Roman" w:cs="Times New Roman"/>
              </w:rPr>
              <w:t>b) box</w:t>
            </w:r>
            <w:r>
              <w:rPr>
                <w:rFonts w:ascii="Times New Roman" w:hAnsi="Times New Roman" w:cs="Times New Roman"/>
              </w:rPr>
              <w:t xml:space="preserve">, </w:t>
            </w:r>
            <w:r w:rsidRPr="004F0E5E">
              <w:rPr>
                <w:rFonts w:ascii="Times New Roman" w:hAnsi="Times New Roman" w:cs="Times New Roman"/>
              </w:rPr>
              <w:t>c) scatter</w:t>
            </w:r>
            <w:r>
              <w:rPr>
                <w:rFonts w:ascii="Times New Roman" w:hAnsi="Times New Roman" w:cs="Times New Roman"/>
              </w:rPr>
              <w:t xml:space="preserve">, </w:t>
            </w:r>
            <w:r w:rsidRPr="004F0E5E">
              <w:rPr>
                <w:rFonts w:ascii="Times New Roman" w:hAnsi="Times New Roman" w:cs="Times New Roman"/>
              </w:rPr>
              <w:t>d) line</w:t>
            </w:r>
            <w:r>
              <w:rPr>
                <w:rFonts w:ascii="Times New Roman" w:hAnsi="Times New Roman" w:cs="Times New Roman"/>
              </w:rPr>
              <w:t xml:space="preserve">, </w:t>
            </w:r>
            <w:r w:rsidRPr="004F0E5E">
              <w:rPr>
                <w:rFonts w:ascii="Times New Roman" w:hAnsi="Times New Roman" w:cs="Times New Roman"/>
              </w:rPr>
              <w:t>e)</w:t>
            </w:r>
            <w:r>
              <w:rPr>
                <w:rFonts w:ascii="Times New Roman" w:hAnsi="Times New Roman" w:cs="Times New Roman"/>
              </w:rPr>
              <w:t xml:space="preserve"> </w:t>
            </w:r>
            <w:r w:rsidRPr="004F0E5E">
              <w:rPr>
                <w:rFonts w:ascii="Times New Roman" w:hAnsi="Times New Roman" w:cs="Times New Roman"/>
              </w:rPr>
              <w:t>heatmap</w:t>
            </w:r>
            <w:r>
              <w:rPr>
                <w:rFonts w:ascii="Times New Roman" w:hAnsi="Times New Roman" w:cs="Times New Roman"/>
              </w:rPr>
              <w:t xml:space="preserve">, </w:t>
            </w:r>
            <w:r w:rsidRPr="004F0E5E">
              <w:rPr>
                <w:rFonts w:ascii="Times New Roman" w:hAnsi="Times New Roman" w:cs="Times New Roman"/>
              </w:rPr>
              <w:t>f)</w:t>
            </w:r>
            <w:r>
              <w:rPr>
                <w:rFonts w:ascii="Times New Roman" w:hAnsi="Times New Roman" w:cs="Times New Roman"/>
              </w:rPr>
              <w:t xml:space="preserve"> </w:t>
            </w:r>
            <w:r w:rsidRPr="004F0E5E">
              <w:rPr>
                <w:rFonts w:ascii="Times New Roman" w:hAnsi="Times New Roman" w:cs="Times New Roman"/>
              </w:rPr>
              <w:t>histogram</w:t>
            </w:r>
            <w:r>
              <w:rPr>
                <w:rFonts w:ascii="Times New Roman" w:hAnsi="Times New Roman" w:cs="Times New Roman"/>
              </w:rPr>
              <w:t xml:space="preserve">, </w:t>
            </w:r>
            <w:r w:rsidRPr="004F0E5E">
              <w:rPr>
                <w:rFonts w:ascii="Times New Roman" w:hAnsi="Times New Roman" w:cs="Times New Roman"/>
              </w:rPr>
              <w:t>g) area</w:t>
            </w:r>
            <w:r>
              <w:rPr>
                <w:rFonts w:ascii="Times New Roman" w:hAnsi="Times New Roman" w:cs="Times New Roman"/>
              </w:rPr>
              <w:t xml:space="preserve">, </w:t>
            </w:r>
            <w:r w:rsidRPr="004F0E5E">
              <w:rPr>
                <w:rFonts w:ascii="Times New Roman" w:hAnsi="Times New Roman" w:cs="Times New Roman"/>
              </w:rPr>
              <w:t xml:space="preserve">h) pie </w:t>
            </w:r>
            <w:r w:rsidRPr="005603DF">
              <w:rPr>
                <w:rFonts w:ascii="Times New Roman" w:hAnsi="Times New Roman" w:cs="Times New Roman"/>
              </w:rPr>
              <w:t xml:space="preserve">with accuracy </w:t>
            </w:r>
            <w:r w:rsidR="005603DF" w:rsidRPr="005603DF">
              <w:rPr>
                <w:rFonts w:ascii="Times New Roman" w:hAnsi="Times New Roman" w:cs="Times New Roman"/>
              </w:rPr>
              <w:t>&gt;</w:t>
            </w:r>
            <w:r w:rsidRPr="005603DF">
              <w:rPr>
                <w:rFonts w:ascii="Times New Roman" w:hAnsi="Times New Roman" w:cs="Times New Roman"/>
              </w:rPr>
              <w:t xml:space="preserve"> 9</w:t>
            </w:r>
            <w:r w:rsidR="00A52046" w:rsidRPr="005603DF">
              <w:rPr>
                <w:rFonts w:ascii="Times New Roman" w:hAnsi="Times New Roman" w:cs="Times New Roman"/>
              </w:rPr>
              <w:t>5</w:t>
            </w:r>
            <w:r w:rsidRPr="005603DF">
              <w:rPr>
                <w:rFonts w:ascii="Times New Roman" w:hAnsi="Times New Roman" w:cs="Times New Roman"/>
              </w:rPr>
              <w:t>%</w:t>
            </w:r>
          </w:p>
        </w:tc>
        <w:tc>
          <w:tcPr>
            <w:tcW w:w="2693" w:type="dxa"/>
          </w:tcPr>
          <w:p w14:paraId="4ADADA80" w14:textId="77777777" w:rsidR="009458FE" w:rsidRPr="007572E4" w:rsidRDefault="009458FE" w:rsidP="00EC26A4">
            <w:pPr>
              <w:rPr>
                <w:rFonts w:ascii="Times New Roman" w:hAnsi="Times New Roman" w:cs="Times New Roman"/>
                <w:highlight w:val="yellow"/>
              </w:rPr>
            </w:pPr>
          </w:p>
        </w:tc>
        <w:tc>
          <w:tcPr>
            <w:tcW w:w="1003" w:type="dxa"/>
          </w:tcPr>
          <w:p w14:paraId="48FD4C66" w14:textId="77777777" w:rsidR="009458FE" w:rsidRPr="007572E4" w:rsidRDefault="009458FE" w:rsidP="00EC26A4">
            <w:pPr>
              <w:rPr>
                <w:rFonts w:ascii="Times New Roman" w:hAnsi="Times New Roman" w:cs="Times New Roman"/>
                <w:b/>
                <w:bCs/>
                <w:highlight w:val="yellow"/>
              </w:rPr>
            </w:pPr>
          </w:p>
        </w:tc>
        <w:tc>
          <w:tcPr>
            <w:tcW w:w="1276" w:type="dxa"/>
          </w:tcPr>
          <w:p w14:paraId="3868AE1C" w14:textId="77777777" w:rsidR="009458FE" w:rsidRPr="007572E4" w:rsidRDefault="009458FE" w:rsidP="00EC26A4">
            <w:pPr>
              <w:rPr>
                <w:rFonts w:ascii="Times New Roman" w:hAnsi="Times New Roman" w:cs="Times New Roman"/>
                <w:b/>
                <w:bCs/>
                <w:highlight w:val="yellow"/>
              </w:rPr>
            </w:pPr>
          </w:p>
        </w:tc>
      </w:tr>
      <w:tr w:rsidR="009458FE" w14:paraId="2D7F9C4F" w14:textId="77777777" w:rsidTr="009458FE">
        <w:tc>
          <w:tcPr>
            <w:tcW w:w="634" w:type="dxa"/>
          </w:tcPr>
          <w:p w14:paraId="5D3FD82A" w14:textId="77777777" w:rsidR="009458FE" w:rsidRPr="00430FD3" w:rsidRDefault="009458FE" w:rsidP="00EC26A4">
            <w:pPr>
              <w:rPr>
                <w:rFonts w:ascii="Times New Roman" w:hAnsi="Times New Roman" w:cs="Times New Roman"/>
              </w:rPr>
            </w:pPr>
            <w:r w:rsidRPr="00430FD3">
              <w:rPr>
                <w:rFonts w:ascii="Times New Roman" w:hAnsi="Times New Roman" w:cs="Times New Roman"/>
              </w:rPr>
              <w:t>T4</w:t>
            </w:r>
          </w:p>
        </w:tc>
        <w:tc>
          <w:tcPr>
            <w:tcW w:w="3608" w:type="dxa"/>
          </w:tcPr>
          <w:p w14:paraId="7554B0A6" w14:textId="77777777" w:rsidR="009458FE" w:rsidRDefault="009458FE" w:rsidP="00EC26A4">
            <w:pPr>
              <w:rPr>
                <w:rFonts w:ascii="Times New Roman" w:hAnsi="Times New Roman" w:cs="Times New Roman"/>
                <w:b/>
                <w:bCs/>
              </w:rPr>
            </w:pPr>
            <w:r w:rsidRPr="004F0E5E">
              <w:rPr>
                <w:rFonts w:ascii="Times New Roman" w:hAnsi="Times New Roman" w:cs="Times New Roman"/>
              </w:rPr>
              <w:t>Values of legend, title, axis titles, and:</w:t>
            </w:r>
            <w:r>
              <w:rPr>
                <w:rFonts w:ascii="Times New Roman" w:hAnsi="Times New Roman" w:cs="Times New Roman"/>
              </w:rPr>
              <w:t xml:space="preserve"> </w:t>
            </w:r>
            <w:r w:rsidRPr="004F0E5E">
              <w:rPr>
                <w:rFonts w:ascii="Times New Roman" w:hAnsi="Times New Roman" w:cs="Times New Roman"/>
              </w:rPr>
              <w:t>a) scale, groups/categories, heights (axis unity), and error bar</w:t>
            </w:r>
            <w:r w:rsidR="00A96682">
              <w:rPr>
                <w:rFonts w:ascii="Times New Roman" w:hAnsi="Times New Roman" w:cs="Times New Roman"/>
              </w:rPr>
              <w:t>s</w:t>
            </w:r>
            <w:r>
              <w:rPr>
                <w:rFonts w:ascii="Times New Roman" w:hAnsi="Times New Roman" w:cs="Times New Roman"/>
              </w:rPr>
              <w:t xml:space="preserve">, </w:t>
            </w:r>
            <w:r w:rsidRPr="004F0E5E">
              <w:rPr>
                <w:rFonts w:ascii="Times New Roman" w:hAnsi="Times New Roman" w:cs="Times New Roman"/>
              </w:rPr>
              <w:t>b) scale, groups/categories, minimum, Q1, median, Q3, maximum, outliers</w:t>
            </w:r>
            <w:r>
              <w:rPr>
                <w:rFonts w:ascii="Times New Roman" w:hAnsi="Times New Roman" w:cs="Times New Roman"/>
              </w:rPr>
              <w:t>,</w:t>
            </w:r>
            <w:r w:rsidRPr="004F0E5E">
              <w:rPr>
                <w:rFonts w:ascii="Times New Roman" w:hAnsi="Times New Roman" w:cs="Times New Roman"/>
              </w:rPr>
              <w:t xml:space="preserve"> c) scale x, scale y, coordinate x (axis unity), coordinate y (axis unity), category (by </w:t>
            </w:r>
            <w:proofErr w:type="spellStart"/>
            <w:r w:rsidRPr="004F0E5E">
              <w:rPr>
                <w:rFonts w:ascii="Times New Roman" w:hAnsi="Times New Roman" w:cs="Times New Roman"/>
              </w:rPr>
              <w:t>color</w:t>
            </w:r>
            <w:proofErr w:type="spellEnd"/>
            <w:r w:rsidRPr="004F0E5E">
              <w:rPr>
                <w:rFonts w:ascii="Times New Roman" w:hAnsi="Times New Roman" w:cs="Times New Roman"/>
              </w:rPr>
              <w:t>, point size,</w:t>
            </w:r>
            <w:r>
              <w:rPr>
                <w:rFonts w:ascii="Times New Roman" w:hAnsi="Times New Roman" w:cs="Times New Roman"/>
              </w:rPr>
              <w:t xml:space="preserve"> </w:t>
            </w:r>
            <w:r w:rsidRPr="001E2C59">
              <w:rPr>
                <w:rFonts w:ascii="Times New Roman" w:hAnsi="Times New Roman" w:cs="Times New Roman"/>
              </w:rPr>
              <w:t>shape,</w:t>
            </w:r>
            <w:r>
              <w:rPr>
                <w:rFonts w:ascii="Times New Roman" w:hAnsi="Times New Roman" w:cs="Times New Roman"/>
              </w:rPr>
              <w:t xml:space="preserve"> </w:t>
            </w:r>
            <w:r w:rsidRPr="004F0E5E">
              <w:rPr>
                <w:rFonts w:ascii="Times New Roman" w:hAnsi="Times New Roman" w:cs="Times New Roman"/>
              </w:rPr>
              <w:t>d) x values, y values, groups/categories</w:t>
            </w:r>
            <w:r>
              <w:rPr>
                <w:rFonts w:ascii="Times New Roman" w:hAnsi="Times New Roman" w:cs="Times New Roman"/>
              </w:rPr>
              <w:t xml:space="preserve">, </w:t>
            </w:r>
            <w:r w:rsidRPr="004F0E5E">
              <w:rPr>
                <w:rFonts w:ascii="Times New Roman" w:hAnsi="Times New Roman" w:cs="Times New Roman"/>
              </w:rPr>
              <w:t>e) row categories, column categories, values for each square</w:t>
            </w:r>
            <w:r>
              <w:rPr>
                <w:rFonts w:ascii="Times New Roman" w:hAnsi="Times New Roman" w:cs="Times New Roman"/>
              </w:rPr>
              <w:t xml:space="preserve">, </w:t>
            </w:r>
            <w:r w:rsidRPr="004F0E5E">
              <w:rPr>
                <w:rFonts w:ascii="Times New Roman" w:hAnsi="Times New Roman" w:cs="Times New Roman"/>
              </w:rPr>
              <w:t xml:space="preserve">f) </w:t>
            </w:r>
            <w:proofErr w:type="spellStart"/>
            <w:r w:rsidRPr="004F0E5E">
              <w:rPr>
                <w:rFonts w:ascii="Times New Roman" w:hAnsi="Times New Roman" w:cs="Times New Roman"/>
              </w:rPr>
              <w:t>center</w:t>
            </w:r>
            <w:proofErr w:type="spellEnd"/>
            <w:r w:rsidRPr="004F0E5E">
              <w:rPr>
                <w:rFonts w:ascii="Times New Roman" w:hAnsi="Times New Roman" w:cs="Times New Roman"/>
              </w:rPr>
              <w:t xml:space="preserve"> value (x), edges value (x), bins height (y)</w:t>
            </w:r>
            <w:r>
              <w:rPr>
                <w:rFonts w:ascii="Times New Roman" w:hAnsi="Times New Roman" w:cs="Times New Roman"/>
              </w:rPr>
              <w:t xml:space="preserve">, </w:t>
            </w:r>
            <w:r w:rsidRPr="004F0E5E">
              <w:rPr>
                <w:rFonts w:ascii="Times New Roman" w:hAnsi="Times New Roman" w:cs="Times New Roman"/>
              </w:rPr>
              <w:t xml:space="preserve">g) AUC, baseline value, </w:t>
            </w:r>
            <w:r w:rsidRPr="004F0E5E">
              <w:rPr>
                <w:rFonts w:ascii="Times New Roman" w:hAnsi="Times New Roman" w:cs="Times New Roman"/>
              </w:rPr>
              <w:lastRenderedPageBreak/>
              <w:t>groups/categories</w:t>
            </w:r>
            <w:r>
              <w:rPr>
                <w:rFonts w:ascii="Times New Roman" w:hAnsi="Times New Roman" w:cs="Times New Roman"/>
              </w:rPr>
              <w:t xml:space="preserve">, </w:t>
            </w:r>
            <w:r w:rsidRPr="004F0E5E">
              <w:rPr>
                <w:rFonts w:ascii="Times New Roman" w:hAnsi="Times New Roman" w:cs="Times New Roman"/>
              </w:rPr>
              <w:t>h) categories, corresponding proportion</w:t>
            </w:r>
            <w:r w:rsidRPr="005603DF">
              <w:rPr>
                <w:rFonts w:ascii="Times New Roman" w:hAnsi="Times New Roman" w:cs="Times New Roman"/>
              </w:rPr>
              <w:t xml:space="preserve">, with accuracy </w:t>
            </w:r>
            <w:r w:rsidR="005603DF" w:rsidRPr="005603DF">
              <w:rPr>
                <w:rFonts w:ascii="Times New Roman" w:hAnsi="Times New Roman" w:cs="Times New Roman"/>
              </w:rPr>
              <w:t>&gt;</w:t>
            </w:r>
            <w:r w:rsidRPr="005603DF">
              <w:rPr>
                <w:rFonts w:ascii="Times New Roman" w:hAnsi="Times New Roman" w:cs="Times New Roman"/>
              </w:rPr>
              <w:t xml:space="preserve"> 95% for </w:t>
            </w:r>
            <w:r w:rsidR="00546BFF">
              <w:rPr>
                <w:rFonts w:ascii="Times New Roman" w:hAnsi="Times New Roman" w:cs="Times New Roman"/>
              </w:rPr>
              <w:t>categorical</w:t>
            </w:r>
            <w:r w:rsidR="00546BFF" w:rsidRPr="005603DF">
              <w:rPr>
                <w:rFonts w:ascii="Times New Roman" w:hAnsi="Times New Roman" w:cs="Times New Roman"/>
              </w:rPr>
              <w:t xml:space="preserve"> </w:t>
            </w:r>
            <w:r w:rsidRPr="005603DF">
              <w:rPr>
                <w:rFonts w:ascii="Times New Roman" w:hAnsi="Times New Roman" w:cs="Times New Roman"/>
              </w:rPr>
              <w:t xml:space="preserve">variables and CCC </w:t>
            </w:r>
            <w:r w:rsidR="005603DF" w:rsidRPr="005603DF">
              <w:rPr>
                <w:rFonts w:ascii="Times New Roman" w:hAnsi="Times New Roman" w:cs="Times New Roman"/>
              </w:rPr>
              <w:t>&gt;</w:t>
            </w:r>
            <w:r w:rsidRPr="005603DF">
              <w:rPr>
                <w:rFonts w:ascii="Times New Roman" w:hAnsi="Times New Roman" w:cs="Times New Roman"/>
              </w:rPr>
              <w:t xml:space="preserve"> </w:t>
            </w:r>
            <w:r w:rsidR="008F252A" w:rsidRPr="008F252A">
              <w:rPr>
                <w:rFonts w:ascii="Times New Roman" w:hAnsi="Times New Roman" w:cs="Times New Roman"/>
              </w:rPr>
              <w:t>0.90</w:t>
            </w:r>
            <w:r w:rsidRPr="005603DF">
              <w:rPr>
                <w:rFonts w:ascii="Times New Roman" w:hAnsi="Times New Roman" w:cs="Times New Roman"/>
              </w:rPr>
              <w:t xml:space="preserve"> for numeric variables</w:t>
            </w:r>
          </w:p>
        </w:tc>
        <w:tc>
          <w:tcPr>
            <w:tcW w:w="2693" w:type="dxa"/>
          </w:tcPr>
          <w:p w14:paraId="4D09D800" w14:textId="77777777" w:rsidR="009458FE" w:rsidRPr="007572E4" w:rsidRDefault="009458FE" w:rsidP="00EC26A4">
            <w:pPr>
              <w:rPr>
                <w:rFonts w:ascii="Times New Roman" w:hAnsi="Times New Roman" w:cs="Times New Roman"/>
                <w:highlight w:val="yellow"/>
              </w:rPr>
            </w:pPr>
          </w:p>
        </w:tc>
        <w:tc>
          <w:tcPr>
            <w:tcW w:w="1003" w:type="dxa"/>
          </w:tcPr>
          <w:p w14:paraId="0DB0500B" w14:textId="77777777" w:rsidR="009458FE" w:rsidRDefault="009458FE" w:rsidP="00EC26A4">
            <w:pPr>
              <w:rPr>
                <w:rFonts w:ascii="Times New Roman" w:hAnsi="Times New Roman" w:cs="Times New Roman"/>
                <w:b/>
                <w:bCs/>
              </w:rPr>
            </w:pPr>
          </w:p>
        </w:tc>
        <w:tc>
          <w:tcPr>
            <w:tcW w:w="1276" w:type="dxa"/>
          </w:tcPr>
          <w:p w14:paraId="3FFB79E2" w14:textId="77777777" w:rsidR="009458FE" w:rsidRDefault="009458FE" w:rsidP="00EC26A4">
            <w:pPr>
              <w:rPr>
                <w:rFonts w:ascii="Times New Roman" w:hAnsi="Times New Roman" w:cs="Times New Roman"/>
                <w:b/>
                <w:bCs/>
              </w:rPr>
            </w:pPr>
          </w:p>
        </w:tc>
      </w:tr>
      <w:tr w:rsidR="009458FE" w14:paraId="5F94CD24" w14:textId="77777777" w:rsidTr="009458FE">
        <w:tc>
          <w:tcPr>
            <w:tcW w:w="634" w:type="dxa"/>
          </w:tcPr>
          <w:p w14:paraId="139C47F0" w14:textId="77777777" w:rsidR="009458FE" w:rsidRPr="00430FD3" w:rsidRDefault="009458FE" w:rsidP="00EC26A4">
            <w:pPr>
              <w:rPr>
                <w:rFonts w:ascii="Times New Roman" w:hAnsi="Times New Roman" w:cs="Times New Roman"/>
              </w:rPr>
            </w:pPr>
            <w:r w:rsidRPr="00430FD3">
              <w:rPr>
                <w:rFonts w:ascii="Times New Roman" w:hAnsi="Times New Roman" w:cs="Times New Roman"/>
              </w:rPr>
              <w:t>T5</w:t>
            </w:r>
          </w:p>
        </w:tc>
        <w:tc>
          <w:tcPr>
            <w:tcW w:w="3608" w:type="dxa"/>
          </w:tcPr>
          <w:p w14:paraId="6D806F5E" w14:textId="5314CF0E" w:rsidR="009458FE" w:rsidRDefault="00D7182C" w:rsidP="00EC26A4">
            <w:pPr>
              <w:rPr>
                <w:rFonts w:ascii="Times New Roman" w:hAnsi="Times New Roman" w:cs="Times New Roman"/>
                <w:b/>
                <w:bCs/>
              </w:rPr>
            </w:pPr>
            <w:proofErr w:type="gramStart"/>
            <w:r>
              <w:rPr>
                <w:rFonts w:ascii="Times New Roman" w:hAnsi="Times New Roman" w:cs="Times New Roman"/>
              </w:rPr>
              <w:t>'</w:t>
            </w:r>
            <w:r w:rsidR="009458FE" w:rsidRPr="004F0E5E">
              <w:rPr>
                <w:rFonts w:ascii="Times New Roman" w:hAnsi="Times New Roman" w:cs="Times New Roman"/>
              </w:rPr>
              <w:t>.</w:t>
            </w:r>
            <w:proofErr w:type="spellStart"/>
            <w:r w:rsidR="009458FE" w:rsidRPr="004F0E5E">
              <w:rPr>
                <w:rFonts w:ascii="Times New Roman" w:hAnsi="Times New Roman" w:cs="Times New Roman"/>
              </w:rPr>
              <w:t>json</w:t>
            </w:r>
            <w:proofErr w:type="spellEnd"/>
            <w:proofErr w:type="gramEnd"/>
            <w:r>
              <w:rPr>
                <w:rFonts w:ascii="Times New Roman" w:hAnsi="Times New Roman" w:cs="Times New Roman"/>
              </w:rPr>
              <w:t>'</w:t>
            </w:r>
            <w:r w:rsidR="009458FE" w:rsidRPr="004F0E5E">
              <w:rPr>
                <w:rFonts w:ascii="Times New Roman" w:hAnsi="Times New Roman" w:cs="Times New Roman"/>
              </w:rPr>
              <w:t xml:space="preserve"> file with only outcome and groups of interest (</w:t>
            </w:r>
            <w:r w:rsidR="005603DF">
              <w:rPr>
                <w:rFonts w:ascii="Times New Roman" w:hAnsi="Times New Roman" w:cs="Times New Roman"/>
              </w:rPr>
              <w:t>via filter box</w:t>
            </w:r>
            <w:r w:rsidR="009458FE" w:rsidRPr="004F0E5E">
              <w:rPr>
                <w:rFonts w:ascii="Times New Roman" w:hAnsi="Times New Roman" w:cs="Times New Roman"/>
              </w:rPr>
              <w:t>)</w:t>
            </w:r>
            <w:r w:rsidR="009458FE">
              <w:rPr>
                <w:rFonts w:ascii="Times New Roman" w:hAnsi="Times New Roman" w:cs="Times New Roman"/>
              </w:rPr>
              <w:t xml:space="preserve"> </w:t>
            </w:r>
            <w:r w:rsidR="009458FE" w:rsidRPr="005603DF">
              <w:rPr>
                <w:rFonts w:ascii="Times New Roman" w:hAnsi="Times New Roman" w:cs="Times New Roman"/>
              </w:rPr>
              <w:t xml:space="preserve">with accuracy </w:t>
            </w:r>
            <w:r w:rsidR="005603DF" w:rsidRPr="005603DF">
              <w:rPr>
                <w:rFonts w:ascii="Times New Roman" w:hAnsi="Times New Roman" w:cs="Times New Roman"/>
              </w:rPr>
              <w:t>&gt;</w:t>
            </w:r>
            <w:r w:rsidR="009458FE" w:rsidRPr="005603DF">
              <w:rPr>
                <w:rFonts w:ascii="Times New Roman" w:hAnsi="Times New Roman" w:cs="Times New Roman"/>
              </w:rPr>
              <w:t xml:space="preserve"> 95%</w:t>
            </w:r>
            <w:r w:rsidR="009458FE">
              <w:rPr>
                <w:rFonts w:ascii="Times New Roman" w:hAnsi="Times New Roman" w:cs="Times New Roman"/>
              </w:rPr>
              <w:t xml:space="preserve">               </w:t>
            </w:r>
            <w:r w:rsidR="009458FE" w:rsidRPr="004F0E5E">
              <w:rPr>
                <w:rFonts w:ascii="Times New Roman" w:hAnsi="Times New Roman" w:cs="Times New Roman"/>
              </w:rPr>
              <w:t xml:space="preserve"> </w:t>
            </w:r>
          </w:p>
        </w:tc>
        <w:tc>
          <w:tcPr>
            <w:tcW w:w="2693" w:type="dxa"/>
          </w:tcPr>
          <w:p w14:paraId="733D574A" w14:textId="77777777" w:rsidR="009458FE" w:rsidRPr="007572E4" w:rsidRDefault="009458FE" w:rsidP="00EC26A4">
            <w:pPr>
              <w:rPr>
                <w:rFonts w:ascii="Times New Roman" w:hAnsi="Times New Roman" w:cs="Times New Roman"/>
                <w:highlight w:val="yellow"/>
              </w:rPr>
            </w:pPr>
          </w:p>
        </w:tc>
        <w:tc>
          <w:tcPr>
            <w:tcW w:w="1003" w:type="dxa"/>
          </w:tcPr>
          <w:p w14:paraId="134AB2B0" w14:textId="77777777" w:rsidR="009458FE" w:rsidRPr="007572E4" w:rsidRDefault="009458FE" w:rsidP="00EC26A4">
            <w:pPr>
              <w:rPr>
                <w:rFonts w:ascii="Times New Roman" w:hAnsi="Times New Roman" w:cs="Times New Roman"/>
                <w:b/>
                <w:bCs/>
                <w:highlight w:val="yellow"/>
              </w:rPr>
            </w:pPr>
          </w:p>
        </w:tc>
        <w:tc>
          <w:tcPr>
            <w:tcW w:w="1276" w:type="dxa"/>
          </w:tcPr>
          <w:p w14:paraId="33B5C6B5" w14:textId="77777777" w:rsidR="009458FE" w:rsidRPr="007572E4" w:rsidRDefault="009458FE" w:rsidP="00EC26A4">
            <w:pPr>
              <w:rPr>
                <w:rFonts w:ascii="Times New Roman" w:hAnsi="Times New Roman" w:cs="Times New Roman"/>
                <w:highlight w:val="yellow"/>
              </w:rPr>
            </w:pPr>
          </w:p>
        </w:tc>
      </w:tr>
      <w:tr w:rsidR="009458FE" w14:paraId="37E9EF62" w14:textId="77777777" w:rsidTr="009458FE">
        <w:tc>
          <w:tcPr>
            <w:tcW w:w="634" w:type="dxa"/>
          </w:tcPr>
          <w:p w14:paraId="6A8ED18A" w14:textId="77777777" w:rsidR="009458FE" w:rsidRPr="00430FD3" w:rsidRDefault="009458FE" w:rsidP="00EC26A4">
            <w:pPr>
              <w:rPr>
                <w:rFonts w:ascii="Times New Roman" w:hAnsi="Times New Roman" w:cs="Times New Roman"/>
              </w:rPr>
            </w:pPr>
            <w:r w:rsidRPr="00430FD3">
              <w:rPr>
                <w:rFonts w:ascii="Times New Roman" w:hAnsi="Times New Roman" w:cs="Times New Roman"/>
              </w:rPr>
              <w:t>T6</w:t>
            </w:r>
          </w:p>
        </w:tc>
        <w:tc>
          <w:tcPr>
            <w:tcW w:w="3608" w:type="dxa"/>
          </w:tcPr>
          <w:p w14:paraId="040997D1" w14:textId="77777777" w:rsidR="009458FE" w:rsidRDefault="009458FE" w:rsidP="00EC26A4">
            <w:pPr>
              <w:rPr>
                <w:rFonts w:ascii="Times New Roman" w:hAnsi="Times New Roman" w:cs="Times New Roman"/>
                <w:b/>
                <w:bCs/>
              </w:rPr>
            </w:pPr>
            <w:r w:rsidRPr="004F0E5E">
              <w:rPr>
                <w:rFonts w:ascii="Times New Roman" w:hAnsi="Times New Roman" w:cs="Times New Roman"/>
              </w:rPr>
              <w:t xml:space="preserve">Corrected </w:t>
            </w:r>
            <w:r w:rsidR="005349AF">
              <w:rPr>
                <w:rFonts w:ascii="Times New Roman" w:hAnsi="Times New Roman" w:cs="Times New Roman"/>
              </w:rPr>
              <w:t xml:space="preserve">the </w:t>
            </w:r>
            <w:r w:rsidRPr="004F0E5E">
              <w:rPr>
                <w:rFonts w:ascii="Times New Roman" w:hAnsi="Times New Roman" w:cs="Times New Roman"/>
              </w:rPr>
              <w:t>.</w:t>
            </w:r>
            <w:proofErr w:type="spellStart"/>
            <w:r w:rsidRPr="004F0E5E">
              <w:rPr>
                <w:rFonts w:ascii="Times New Roman" w:hAnsi="Times New Roman" w:cs="Times New Roman"/>
              </w:rPr>
              <w:t>json</w:t>
            </w:r>
            <w:proofErr w:type="spellEnd"/>
            <w:r w:rsidRPr="004F0E5E">
              <w:rPr>
                <w:rFonts w:ascii="Times New Roman" w:hAnsi="Times New Roman" w:cs="Times New Roman"/>
              </w:rPr>
              <w:t xml:space="preserve"> file</w:t>
            </w:r>
            <w:r>
              <w:rPr>
                <w:rFonts w:ascii="Times New Roman" w:hAnsi="Times New Roman" w:cs="Times New Roman"/>
              </w:rPr>
              <w:t xml:space="preserve"> with no errors during the correction process</w:t>
            </w:r>
          </w:p>
        </w:tc>
        <w:tc>
          <w:tcPr>
            <w:tcW w:w="2693" w:type="dxa"/>
          </w:tcPr>
          <w:p w14:paraId="7F11E9FD" w14:textId="77777777" w:rsidR="009458FE" w:rsidRPr="004F0E5E" w:rsidRDefault="009458FE" w:rsidP="00EC26A4">
            <w:pPr>
              <w:rPr>
                <w:rFonts w:ascii="Times New Roman" w:hAnsi="Times New Roman" w:cs="Times New Roman"/>
              </w:rPr>
            </w:pPr>
          </w:p>
        </w:tc>
        <w:tc>
          <w:tcPr>
            <w:tcW w:w="1003" w:type="dxa"/>
          </w:tcPr>
          <w:p w14:paraId="6D4A9089" w14:textId="77777777" w:rsidR="009458FE" w:rsidRDefault="009458FE" w:rsidP="00EC26A4">
            <w:pPr>
              <w:rPr>
                <w:rFonts w:ascii="Times New Roman" w:hAnsi="Times New Roman" w:cs="Times New Roman"/>
                <w:b/>
                <w:bCs/>
              </w:rPr>
            </w:pPr>
          </w:p>
        </w:tc>
        <w:tc>
          <w:tcPr>
            <w:tcW w:w="1276" w:type="dxa"/>
          </w:tcPr>
          <w:p w14:paraId="6097BAE6" w14:textId="77777777" w:rsidR="009458FE" w:rsidRPr="004F0E5E" w:rsidRDefault="009458FE" w:rsidP="00EC26A4">
            <w:pPr>
              <w:rPr>
                <w:rFonts w:ascii="Times New Roman" w:hAnsi="Times New Roman" w:cs="Times New Roman"/>
              </w:rPr>
            </w:pPr>
          </w:p>
        </w:tc>
      </w:tr>
      <w:tr w:rsidR="009458FE" w14:paraId="36DD65D3" w14:textId="77777777" w:rsidTr="009458FE">
        <w:tc>
          <w:tcPr>
            <w:tcW w:w="634" w:type="dxa"/>
          </w:tcPr>
          <w:p w14:paraId="249156AC" w14:textId="77777777" w:rsidR="009458FE" w:rsidRPr="00430FD3" w:rsidRDefault="009458FE" w:rsidP="00EC26A4">
            <w:pPr>
              <w:rPr>
                <w:rFonts w:ascii="Times New Roman" w:hAnsi="Times New Roman" w:cs="Times New Roman"/>
              </w:rPr>
            </w:pPr>
            <w:r>
              <w:rPr>
                <w:rFonts w:ascii="Times New Roman" w:hAnsi="Times New Roman" w:cs="Times New Roman"/>
              </w:rPr>
              <w:t>T7</w:t>
            </w:r>
          </w:p>
        </w:tc>
        <w:tc>
          <w:tcPr>
            <w:tcW w:w="3608" w:type="dxa"/>
          </w:tcPr>
          <w:p w14:paraId="76B6D6AD" w14:textId="77777777" w:rsidR="009458FE" w:rsidRDefault="009458FE" w:rsidP="00EC26A4">
            <w:pPr>
              <w:rPr>
                <w:rFonts w:ascii="Times New Roman" w:hAnsi="Times New Roman" w:cs="Times New Roman"/>
                <w:b/>
                <w:bCs/>
              </w:rPr>
            </w:pPr>
            <w:r w:rsidRPr="004F0E5E">
              <w:rPr>
                <w:rFonts w:ascii="Times New Roman" w:hAnsi="Times New Roman" w:cs="Times New Roman"/>
              </w:rPr>
              <w:t>.csv file</w:t>
            </w:r>
            <w:r>
              <w:rPr>
                <w:rFonts w:ascii="Times New Roman" w:hAnsi="Times New Roman" w:cs="Times New Roman"/>
              </w:rPr>
              <w:t xml:space="preserve"> with no errors during the export process                                                                                                                                                                                                                                                                                 </w:t>
            </w:r>
          </w:p>
        </w:tc>
        <w:tc>
          <w:tcPr>
            <w:tcW w:w="2693" w:type="dxa"/>
          </w:tcPr>
          <w:p w14:paraId="5F56B504" w14:textId="77777777" w:rsidR="009458FE" w:rsidRPr="004F0E5E" w:rsidRDefault="009458FE" w:rsidP="00EC26A4">
            <w:pPr>
              <w:rPr>
                <w:rFonts w:ascii="Times New Roman" w:hAnsi="Times New Roman" w:cs="Times New Roman"/>
              </w:rPr>
            </w:pPr>
          </w:p>
        </w:tc>
        <w:tc>
          <w:tcPr>
            <w:tcW w:w="1003" w:type="dxa"/>
          </w:tcPr>
          <w:p w14:paraId="1C6B3232" w14:textId="77777777" w:rsidR="009458FE" w:rsidRDefault="009458FE" w:rsidP="00EC26A4">
            <w:pPr>
              <w:rPr>
                <w:rFonts w:ascii="Times New Roman" w:hAnsi="Times New Roman" w:cs="Times New Roman"/>
                <w:b/>
                <w:bCs/>
              </w:rPr>
            </w:pPr>
          </w:p>
        </w:tc>
        <w:tc>
          <w:tcPr>
            <w:tcW w:w="1276" w:type="dxa"/>
          </w:tcPr>
          <w:p w14:paraId="5771768A" w14:textId="77777777" w:rsidR="009458FE" w:rsidRPr="004F0E5E" w:rsidRDefault="009458FE" w:rsidP="00EC26A4">
            <w:pPr>
              <w:rPr>
                <w:rFonts w:ascii="Times New Roman" w:hAnsi="Times New Roman" w:cs="Times New Roman"/>
              </w:rPr>
            </w:pPr>
          </w:p>
        </w:tc>
      </w:tr>
      <w:tr w:rsidR="009458FE" w14:paraId="370CA109" w14:textId="77777777" w:rsidTr="009458FE">
        <w:tc>
          <w:tcPr>
            <w:tcW w:w="634" w:type="dxa"/>
          </w:tcPr>
          <w:p w14:paraId="66981363" w14:textId="77777777" w:rsidR="009458FE" w:rsidRDefault="009458FE" w:rsidP="00EC26A4">
            <w:pPr>
              <w:rPr>
                <w:rFonts w:ascii="Times New Roman" w:hAnsi="Times New Roman" w:cs="Times New Roman"/>
              </w:rPr>
            </w:pPr>
            <w:r>
              <w:rPr>
                <w:rFonts w:ascii="Times New Roman" w:hAnsi="Times New Roman" w:cs="Times New Roman"/>
              </w:rPr>
              <w:t>T8</w:t>
            </w:r>
          </w:p>
        </w:tc>
        <w:tc>
          <w:tcPr>
            <w:tcW w:w="3608" w:type="dxa"/>
          </w:tcPr>
          <w:p w14:paraId="732C9E98" w14:textId="77777777" w:rsidR="009458FE" w:rsidRPr="004F0E5E" w:rsidRDefault="009458FE" w:rsidP="00EC26A4">
            <w:pPr>
              <w:rPr>
                <w:rFonts w:ascii="Times New Roman" w:hAnsi="Times New Roman" w:cs="Times New Roman"/>
              </w:rPr>
            </w:pPr>
            <w:r>
              <w:rPr>
                <w:rFonts w:ascii="Times New Roman" w:hAnsi="Times New Roman" w:cs="Times New Roman"/>
              </w:rPr>
              <w:t xml:space="preserve">Time </w:t>
            </w:r>
            <w:r w:rsidR="005349AF">
              <w:rPr>
                <w:rFonts w:ascii="Times New Roman" w:hAnsi="Times New Roman" w:cs="Times New Roman"/>
              </w:rPr>
              <w:t>at</w:t>
            </w:r>
            <w:r>
              <w:rPr>
                <w:rFonts w:ascii="Times New Roman" w:hAnsi="Times New Roman" w:cs="Times New Roman"/>
              </w:rPr>
              <w:t xml:space="preserve"> the end of </w:t>
            </w:r>
            <w:r w:rsidR="005349AF">
              <w:rPr>
                <w:rFonts w:ascii="Times New Roman" w:hAnsi="Times New Roman" w:cs="Times New Roman"/>
              </w:rPr>
              <w:t xml:space="preserve">the </w:t>
            </w:r>
            <w:r>
              <w:rPr>
                <w:rFonts w:ascii="Times New Roman" w:hAnsi="Times New Roman" w:cs="Times New Roman"/>
              </w:rPr>
              <w:t xml:space="preserve">process </w:t>
            </w:r>
            <w:r w:rsidR="005349AF">
              <w:rPr>
                <w:rFonts w:ascii="Times New Roman" w:hAnsi="Times New Roman" w:cs="Times New Roman"/>
              </w:rPr>
              <w:t>is</w:t>
            </w:r>
            <w:r>
              <w:rPr>
                <w:rFonts w:ascii="Times New Roman" w:hAnsi="Times New Roman" w:cs="Times New Roman"/>
              </w:rPr>
              <w:t xml:space="preserve"> </w:t>
            </w:r>
            <w:r w:rsidR="005349AF">
              <w:rPr>
                <w:rFonts w:ascii="Times New Roman" w:hAnsi="Times New Roman" w:cs="Times New Roman"/>
              </w:rPr>
              <w:t>less</w:t>
            </w:r>
            <w:r>
              <w:rPr>
                <w:rFonts w:ascii="Times New Roman" w:hAnsi="Times New Roman" w:cs="Times New Roman"/>
              </w:rPr>
              <w:t xml:space="preserve"> than </w:t>
            </w:r>
            <w:r w:rsidR="005349AF">
              <w:rPr>
                <w:rFonts w:ascii="Times New Roman" w:hAnsi="Times New Roman" w:cs="Times New Roman"/>
              </w:rPr>
              <w:t xml:space="preserve">that of </w:t>
            </w:r>
            <w:r>
              <w:rPr>
                <w:rFonts w:ascii="Times New Roman" w:hAnsi="Times New Roman" w:cs="Times New Roman"/>
              </w:rPr>
              <w:t xml:space="preserve">a manual extraction or from the use of </w:t>
            </w:r>
            <w:r w:rsidR="003B0927">
              <w:rPr>
                <w:rFonts w:ascii="Times New Roman" w:hAnsi="Times New Roman" w:cs="Times New Roman"/>
              </w:rPr>
              <w:t>ano</w:t>
            </w:r>
            <w:r>
              <w:rPr>
                <w:rFonts w:ascii="Times New Roman" w:hAnsi="Times New Roman" w:cs="Times New Roman"/>
              </w:rPr>
              <w:t>ther tool</w:t>
            </w:r>
            <w:r w:rsidR="003B0927">
              <w:rPr>
                <w:rFonts w:ascii="Times New Roman" w:hAnsi="Times New Roman" w:cs="Times New Roman"/>
              </w:rPr>
              <w:t xml:space="preserve"> (</w:t>
            </w:r>
            <w:r w:rsidR="003B0927" w:rsidRPr="009458FE">
              <w:rPr>
                <w:rFonts w:ascii="Times New Roman" w:hAnsi="Times New Roman" w:cs="Times New Roman"/>
                <w:color w:val="212121"/>
                <w:shd w:val="clear" w:color="auto" w:fill="FFFFFF"/>
              </w:rPr>
              <w:t>Cramond</w:t>
            </w:r>
            <w:r w:rsidR="003B0927">
              <w:rPr>
                <w:rFonts w:ascii="Times New Roman" w:hAnsi="Times New Roman" w:cs="Times New Roman"/>
                <w:color w:val="212121"/>
                <w:shd w:val="clear" w:color="auto" w:fill="FFFFFF"/>
              </w:rPr>
              <w:t xml:space="preserve"> et al, 2019)</w:t>
            </w:r>
          </w:p>
        </w:tc>
        <w:tc>
          <w:tcPr>
            <w:tcW w:w="2693" w:type="dxa"/>
          </w:tcPr>
          <w:p w14:paraId="11CD2110" w14:textId="77777777" w:rsidR="009458FE" w:rsidRDefault="009458FE" w:rsidP="00EC26A4">
            <w:pPr>
              <w:rPr>
                <w:rFonts w:ascii="Times New Roman" w:hAnsi="Times New Roman" w:cs="Times New Roman"/>
              </w:rPr>
            </w:pPr>
          </w:p>
        </w:tc>
        <w:tc>
          <w:tcPr>
            <w:tcW w:w="1003" w:type="dxa"/>
          </w:tcPr>
          <w:p w14:paraId="057A0F66" w14:textId="77777777" w:rsidR="009458FE" w:rsidRPr="004F0E5E" w:rsidRDefault="009458FE" w:rsidP="00EC26A4">
            <w:pPr>
              <w:rPr>
                <w:rFonts w:ascii="Times New Roman" w:hAnsi="Times New Roman" w:cs="Times New Roman"/>
              </w:rPr>
            </w:pPr>
          </w:p>
        </w:tc>
        <w:tc>
          <w:tcPr>
            <w:tcW w:w="1276" w:type="dxa"/>
          </w:tcPr>
          <w:p w14:paraId="36AD7274" w14:textId="77777777" w:rsidR="009458FE" w:rsidRDefault="009458FE" w:rsidP="00EC26A4">
            <w:pPr>
              <w:rPr>
                <w:rFonts w:ascii="Times New Roman" w:hAnsi="Times New Roman" w:cs="Times New Roman"/>
              </w:rPr>
            </w:pPr>
          </w:p>
        </w:tc>
      </w:tr>
    </w:tbl>
    <w:p w14:paraId="7A8AA863" w14:textId="77777777" w:rsidR="005603DF" w:rsidRPr="00463BC5" w:rsidRDefault="005603DF" w:rsidP="00463BC5">
      <w:pPr>
        <w:rPr>
          <w:rFonts w:ascii="Times New Roman" w:hAnsi="Times New Roman" w:cs="Times New Roman"/>
          <w:b/>
          <w:bCs/>
        </w:rPr>
      </w:pPr>
    </w:p>
    <w:p w14:paraId="346AE12A" w14:textId="77777777" w:rsidR="005603DF" w:rsidRDefault="005603DF" w:rsidP="005603DF">
      <w:pPr>
        <w:rPr>
          <w:rFonts w:ascii="Times New Roman" w:hAnsi="Times New Roman" w:cs="Times New Roman"/>
          <w:b/>
          <w:bCs/>
        </w:rPr>
      </w:pPr>
      <w:r w:rsidRPr="005603DF">
        <w:rPr>
          <w:rFonts w:ascii="Times New Roman" w:hAnsi="Times New Roman" w:cs="Times New Roman"/>
          <w:b/>
          <w:bCs/>
        </w:rPr>
        <w:t>S</w:t>
      </w:r>
      <w:r w:rsidR="00590E67">
        <w:rPr>
          <w:rFonts w:ascii="Times New Roman" w:hAnsi="Times New Roman" w:cs="Times New Roman"/>
          <w:b/>
          <w:bCs/>
        </w:rPr>
        <w:t>ample</w:t>
      </w:r>
      <w:r w:rsidRPr="005603DF">
        <w:rPr>
          <w:rFonts w:ascii="Times New Roman" w:hAnsi="Times New Roman" w:cs="Times New Roman"/>
          <w:b/>
          <w:bCs/>
        </w:rPr>
        <w:t xml:space="preserve"> II</w:t>
      </w:r>
    </w:p>
    <w:p w14:paraId="034CE433" w14:textId="77777777" w:rsidR="00463BC5" w:rsidRPr="00B640E5" w:rsidRDefault="00463BC5" w:rsidP="00463BC5">
      <w:pPr>
        <w:spacing w:before="100" w:beforeAutospacing="1" w:after="100" w:afterAutospacing="1" w:line="240" w:lineRule="auto"/>
        <w:rPr>
          <w:rFonts w:ascii="Times New Roman" w:eastAsia="Times New Roman" w:hAnsi="Times New Roman" w:cs="Times New Roman"/>
          <w:kern w:val="0"/>
          <w:lang w:eastAsia="pt-BR"/>
          <w14:ligatures w14:val="none"/>
        </w:rPr>
      </w:pPr>
      <w:r w:rsidRPr="00B640E5">
        <w:rPr>
          <w:rFonts w:ascii="Times New Roman" w:eastAsia="Times New Roman" w:hAnsi="Times New Roman" w:cs="Times New Roman"/>
          <w:b/>
          <w:bCs/>
          <w:kern w:val="0"/>
          <w:lang w:eastAsia="pt-BR"/>
          <w14:ligatures w14:val="none"/>
        </w:rPr>
        <w:t>Plot and text recognition (T3):</w:t>
      </w:r>
    </w:p>
    <w:p w14:paraId="37DB2722" w14:textId="77777777" w:rsidR="00463BC5" w:rsidRPr="00B640E5" w:rsidRDefault="00463BC5" w:rsidP="00463BC5">
      <w:pPr>
        <w:spacing w:before="100" w:beforeAutospacing="1" w:after="100" w:afterAutospacing="1" w:line="240" w:lineRule="auto"/>
        <w:rPr>
          <w:rFonts w:ascii="Times New Roman" w:eastAsia="Times New Roman" w:hAnsi="Times New Roman" w:cs="Times New Roman"/>
          <w:kern w:val="0"/>
          <w:lang w:eastAsia="pt-BR"/>
          <w14:ligatures w14:val="none"/>
        </w:rPr>
      </w:pPr>
      <w:r w:rsidRPr="00B640E5">
        <w:rPr>
          <w:rFonts w:ascii="Times New Roman" w:eastAsia="Times New Roman" w:hAnsi="Times New Roman" w:cs="Times New Roman"/>
          <w:kern w:val="0"/>
          <w:lang w:eastAsia="pt-BR"/>
          <w14:ligatures w14:val="none"/>
        </w:rPr>
        <w:t>Each article in PDF format will contain at least one figure. The system will be tested for its ability to identify and classify plot types (</w:t>
      </w:r>
      <w:r w:rsidRPr="00B640E5">
        <w:rPr>
          <w:rFonts w:ascii="Times New Roman" w:eastAsia="Times New Roman" w:hAnsi="Times New Roman" w:cs="Times New Roman"/>
          <w:b/>
          <w:bCs/>
          <w:kern w:val="0"/>
          <w:lang w:eastAsia="pt-BR"/>
          <w14:ligatures w14:val="none"/>
        </w:rPr>
        <w:t>bar</w:t>
      </w:r>
      <w:r w:rsidRPr="00B640E5">
        <w:rPr>
          <w:rFonts w:ascii="Times New Roman" w:eastAsia="Times New Roman" w:hAnsi="Times New Roman" w:cs="Times New Roman"/>
          <w:kern w:val="0"/>
          <w:lang w:eastAsia="pt-BR"/>
          <w14:ligatures w14:val="none"/>
        </w:rPr>
        <w:t xml:space="preserve">, </w:t>
      </w:r>
      <w:r w:rsidRPr="00B640E5">
        <w:rPr>
          <w:rFonts w:ascii="Times New Roman" w:eastAsia="Times New Roman" w:hAnsi="Times New Roman" w:cs="Times New Roman"/>
          <w:b/>
          <w:bCs/>
          <w:kern w:val="0"/>
          <w:lang w:eastAsia="pt-BR"/>
          <w14:ligatures w14:val="none"/>
        </w:rPr>
        <w:t>box, scatter, line, heatmap, histogram, area, and pie</w:t>
      </w:r>
      <w:r w:rsidRPr="00B640E5">
        <w:rPr>
          <w:rFonts w:ascii="Times New Roman" w:eastAsia="Times New Roman" w:hAnsi="Times New Roman" w:cs="Times New Roman"/>
          <w:kern w:val="0"/>
          <w:lang w:eastAsia="pt-BR"/>
          <w14:ligatures w14:val="none"/>
        </w:rPr>
        <w:t xml:space="preserve">) and to recognize embedded textual elements. </w:t>
      </w:r>
    </w:p>
    <w:p w14:paraId="6D791C71" w14:textId="7C0B79A6" w:rsidR="00463BC5" w:rsidRPr="00B640E5" w:rsidRDefault="00221F36" w:rsidP="00463BC5">
      <w:pPr>
        <w:spacing w:before="100" w:beforeAutospacing="1" w:after="100" w:afterAutospacing="1" w:line="240" w:lineRule="auto"/>
        <w:rPr>
          <w:rFonts w:ascii="Times New Roman" w:eastAsia="Times New Roman" w:hAnsi="Times New Roman" w:cs="Times New Roman"/>
          <w:kern w:val="0"/>
          <w:lang w:eastAsia="pt-BR"/>
          <w14:ligatures w14:val="none"/>
        </w:rPr>
      </w:pPr>
      <w:r w:rsidRPr="00221F36">
        <w:rPr>
          <w:rFonts w:ascii="Times New Roman" w:hAnsi="Times New Roman" w:cs="Times New Roman"/>
          <w:b/>
          <w:bCs/>
        </w:rPr>
        <w:t>Context-of-interest filtering</w:t>
      </w:r>
      <w:r w:rsidRPr="001B2B06">
        <w:rPr>
          <w:rFonts w:ascii="Times New Roman" w:hAnsi="Times New Roman" w:cs="Times New Roman"/>
          <w:lang w:val="en-US"/>
        </w:rPr>
        <w:t xml:space="preserve"> </w:t>
      </w:r>
      <w:r w:rsidR="00463BC5" w:rsidRPr="00B640E5">
        <w:rPr>
          <w:rFonts w:ascii="Times New Roman" w:eastAsia="Times New Roman" w:hAnsi="Times New Roman" w:cs="Times New Roman"/>
          <w:b/>
          <w:bCs/>
          <w:kern w:val="0"/>
          <w:lang w:eastAsia="pt-BR"/>
          <w14:ligatures w14:val="none"/>
        </w:rPr>
        <w:t>(T5):</w:t>
      </w:r>
    </w:p>
    <w:p w14:paraId="5A450AC5" w14:textId="77777777" w:rsidR="00463BC5" w:rsidRPr="00B640E5" w:rsidRDefault="00463BC5" w:rsidP="00463BC5">
      <w:pPr>
        <w:spacing w:before="100" w:beforeAutospacing="1" w:after="100" w:afterAutospacing="1" w:line="240" w:lineRule="auto"/>
        <w:rPr>
          <w:rFonts w:ascii="Times New Roman" w:eastAsia="Times New Roman" w:hAnsi="Times New Roman" w:cs="Times New Roman"/>
          <w:kern w:val="0"/>
          <w:lang w:eastAsia="pt-BR"/>
          <w14:ligatures w14:val="none"/>
        </w:rPr>
      </w:pPr>
      <w:r w:rsidRPr="00B640E5">
        <w:rPr>
          <w:rFonts w:ascii="Times New Roman" w:eastAsia="Times New Roman" w:hAnsi="Times New Roman" w:cs="Times New Roman"/>
          <w:kern w:val="0"/>
          <w:lang w:eastAsia="pt-BR"/>
          <w14:ligatures w14:val="none"/>
        </w:rPr>
        <w:t>A .</w:t>
      </w:r>
      <w:proofErr w:type="spellStart"/>
      <w:r w:rsidRPr="00B640E5">
        <w:rPr>
          <w:rFonts w:ascii="Times New Roman" w:eastAsia="Times New Roman" w:hAnsi="Times New Roman" w:cs="Times New Roman"/>
          <w:kern w:val="0"/>
          <w:lang w:eastAsia="pt-BR"/>
          <w14:ligatures w14:val="none"/>
        </w:rPr>
        <w:t>json</w:t>
      </w:r>
      <w:proofErr w:type="spellEnd"/>
      <w:r w:rsidRPr="00B640E5">
        <w:rPr>
          <w:rFonts w:ascii="Times New Roman" w:eastAsia="Times New Roman" w:hAnsi="Times New Roman" w:cs="Times New Roman"/>
          <w:kern w:val="0"/>
          <w:lang w:eastAsia="pt-BR"/>
          <w14:ligatures w14:val="none"/>
        </w:rPr>
        <w:t xml:space="preserve"> file containing metadata on outcomes and experimental groups will be provided as input. The system will apply user-selected filters (via the filter box) to retain only the outcomes and groups of interest. </w:t>
      </w:r>
    </w:p>
    <w:p w14:paraId="25BAFAD0" w14:textId="77777777" w:rsidR="005603DF" w:rsidRPr="00B640E5" w:rsidRDefault="005603DF" w:rsidP="005603DF">
      <w:pPr>
        <w:spacing w:before="100" w:beforeAutospacing="1" w:after="100" w:afterAutospacing="1" w:line="240" w:lineRule="auto"/>
        <w:rPr>
          <w:rFonts w:ascii="Times New Roman" w:eastAsia="Times New Roman" w:hAnsi="Times New Roman" w:cs="Times New Roman"/>
          <w:kern w:val="0"/>
          <w:lang w:eastAsia="pt-BR"/>
          <w14:ligatures w14:val="none"/>
        </w:rPr>
      </w:pPr>
      <w:r w:rsidRPr="00B640E5">
        <w:rPr>
          <w:rFonts w:ascii="Times New Roman" w:eastAsia="Times New Roman" w:hAnsi="Times New Roman" w:cs="Times New Roman"/>
          <w:b/>
          <w:bCs/>
          <w:kern w:val="0"/>
          <w:lang w:eastAsia="pt-BR"/>
          <w14:ligatures w14:val="none"/>
        </w:rPr>
        <w:t>Data extraction from plots (T4):</w:t>
      </w:r>
    </w:p>
    <w:p w14:paraId="1134CFD6" w14:textId="77777777" w:rsidR="005603DF" w:rsidRPr="00B640E5" w:rsidRDefault="005603DF" w:rsidP="005603DF">
      <w:pPr>
        <w:spacing w:before="100" w:beforeAutospacing="1" w:after="100" w:afterAutospacing="1" w:line="240" w:lineRule="auto"/>
        <w:rPr>
          <w:rFonts w:ascii="Times New Roman" w:eastAsia="Times New Roman" w:hAnsi="Times New Roman" w:cs="Times New Roman"/>
          <w:kern w:val="0"/>
          <w:lang w:eastAsia="pt-BR"/>
          <w14:ligatures w14:val="none"/>
        </w:rPr>
      </w:pPr>
      <w:r w:rsidRPr="00B640E5">
        <w:rPr>
          <w:rFonts w:ascii="Times New Roman" w:eastAsia="Times New Roman" w:hAnsi="Times New Roman" w:cs="Times New Roman"/>
          <w:kern w:val="0"/>
          <w:lang w:eastAsia="pt-BR"/>
          <w14:ligatures w14:val="none"/>
        </w:rPr>
        <w:t xml:space="preserve">For each plot, the system will attempt to extract numerical and categorical information, including the legend, title, axis titles, scales, categories, values, and error bars. The extracted outputs will be compared with the ground-truth data afterwards. </w:t>
      </w:r>
    </w:p>
    <w:p w14:paraId="32160927" w14:textId="77777777" w:rsidR="004F0E5E" w:rsidRPr="00E75F94" w:rsidRDefault="00E75F94" w:rsidP="004F0E5E">
      <w:pPr>
        <w:rPr>
          <w:rFonts w:ascii="Times New Roman" w:hAnsi="Times New Roman" w:cs="Times New Roman"/>
          <w:b/>
          <w:bCs/>
        </w:rPr>
      </w:pPr>
      <w:r w:rsidRPr="00E75F94">
        <w:rPr>
          <w:rFonts w:ascii="Times New Roman" w:hAnsi="Times New Roman" w:cs="Times New Roman"/>
          <w:b/>
          <w:bCs/>
        </w:rPr>
        <w:t>Sample I</w:t>
      </w:r>
      <w:r w:rsidR="00463BC5">
        <w:rPr>
          <w:rFonts w:ascii="Times New Roman" w:hAnsi="Times New Roman" w:cs="Times New Roman"/>
          <w:b/>
          <w:bCs/>
        </w:rPr>
        <w:t>II</w:t>
      </w:r>
    </w:p>
    <w:p w14:paraId="1269F0CB" w14:textId="13996D79" w:rsidR="00E75F94" w:rsidRPr="004F0E5E" w:rsidRDefault="00E75F94" w:rsidP="004F0E5E">
      <w:pPr>
        <w:rPr>
          <w:rFonts w:ascii="Times New Roman" w:hAnsi="Times New Roman" w:cs="Times New Roman"/>
        </w:rPr>
      </w:pPr>
      <w:r w:rsidRPr="00E75F94">
        <w:rPr>
          <w:rFonts w:ascii="Times New Roman" w:hAnsi="Times New Roman" w:cs="Times New Roman"/>
          <w:highlight w:val="yellow"/>
        </w:rPr>
        <w:t xml:space="preserve">The time spent </w:t>
      </w:r>
      <w:r w:rsidRPr="00E75F94">
        <w:rPr>
          <w:rFonts w:ascii="Times New Roman" w:hAnsi="Times New Roman" w:cs="Times New Roman"/>
          <w:kern w:val="0"/>
          <w:highlight w:val="yellow"/>
          <w14:ligatures w14:val="none"/>
        </w:rPr>
        <w:t xml:space="preserve">on the entire sample processing will be recorded for further comparison with the </w:t>
      </w:r>
      <w:r w:rsidR="00D7182C">
        <w:rPr>
          <w:rFonts w:ascii="Times New Roman" w:hAnsi="Times New Roman" w:cs="Times New Roman"/>
          <w:kern w:val="0"/>
          <w:highlight w:val="yellow"/>
          <w14:ligatures w14:val="none"/>
        </w:rPr>
        <w:t>"</w:t>
      </w:r>
      <w:r w:rsidRPr="00E75F94">
        <w:rPr>
          <w:rFonts w:ascii="Times New Roman" w:hAnsi="Times New Roman" w:cs="Times New Roman"/>
          <w:kern w:val="0"/>
          <w:highlight w:val="yellow"/>
          <w14:ligatures w14:val="none"/>
        </w:rPr>
        <w:t>current method</w:t>
      </w:r>
      <w:r w:rsidR="00D7182C">
        <w:rPr>
          <w:rFonts w:ascii="Times New Roman" w:hAnsi="Times New Roman" w:cs="Times New Roman"/>
          <w:kern w:val="0"/>
          <w:highlight w:val="yellow"/>
          <w14:ligatures w14:val="none"/>
        </w:rPr>
        <w:t>"</w:t>
      </w:r>
      <w:r w:rsidRPr="00E75F94">
        <w:rPr>
          <w:rFonts w:ascii="Times New Roman" w:hAnsi="Times New Roman" w:cs="Times New Roman"/>
          <w:kern w:val="0"/>
          <w:highlight w:val="yellow"/>
          <w14:ligatures w14:val="none"/>
        </w:rPr>
        <w:t xml:space="preserve"> and the </w:t>
      </w:r>
      <w:r w:rsidR="00D7182C">
        <w:rPr>
          <w:rFonts w:ascii="Times New Roman" w:hAnsi="Times New Roman" w:cs="Times New Roman"/>
          <w:kern w:val="0"/>
          <w:highlight w:val="yellow"/>
          <w14:ligatures w14:val="none"/>
        </w:rPr>
        <w:t>"</w:t>
      </w:r>
      <w:r w:rsidRPr="00E75F94">
        <w:rPr>
          <w:rFonts w:ascii="Times New Roman" w:hAnsi="Times New Roman" w:cs="Times New Roman"/>
          <w:kern w:val="0"/>
          <w:highlight w:val="yellow"/>
          <w14:ligatures w14:val="none"/>
        </w:rPr>
        <w:t>new method</w:t>
      </w:r>
      <w:r w:rsidR="00D7182C">
        <w:rPr>
          <w:rFonts w:ascii="Times New Roman" w:hAnsi="Times New Roman" w:cs="Times New Roman"/>
          <w:kern w:val="0"/>
          <w:highlight w:val="yellow"/>
          <w14:ligatures w14:val="none"/>
        </w:rPr>
        <w:t>"</w:t>
      </w:r>
      <w:r w:rsidRPr="00E75F94">
        <w:rPr>
          <w:rFonts w:ascii="Times New Roman" w:hAnsi="Times New Roman" w:cs="Times New Roman"/>
          <w:kern w:val="0"/>
          <w:highlight w:val="yellow"/>
          <w14:ligatures w14:val="none"/>
        </w:rPr>
        <w:t xml:space="preserve"> from Cramond et al.</w:t>
      </w:r>
      <w:r w:rsidRPr="00E75F94">
        <w:rPr>
          <w:rFonts w:ascii="Times New Roman" w:hAnsi="Times New Roman" w:cs="Times New Roman"/>
          <w:highlight w:val="yellow"/>
        </w:rPr>
        <w:t xml:space="preserve"> (2018).</w:t>
      </w:r>
    </w:p>
    <w:p w14:paraId="05474423" w14:textId="77777777" w:rsidR="004F0E5E" w:rsidRDefault="004F0E5E" w:rsidP="004F0E5E">
      <w:pPr>
        <w:rPr>
          <w:rFonts w:ascii="Times New Roman" w:hAnsi="Times New Roman" w:cs="Times New Roman"/>
          <w:b/>
          <w:bCs/>
        </w:rPr>
      </w:pPr>
      <w:r w:rsidRPr="002E1CE2">
        <w:rPr>
          <w:rFonts w:ascii="Times New Roman" w:hAnsi="Times New Roman" w:cs="Times New Roman"/>
          <w:b/>
          <w:bCs/>
        </w:rPr>
        <w:t>Performance metrics</w:t>
      </w:r>
    </w:p>
    <w:p w14:paraId="1A0DA286" w14:textId="5333A094" w:rsidR="00AE7291" w:rsidRPr="00AE7291" w:rsidRDefault="00AE7291" w:rsidP="004F0E5E">
      <w:pPr>
        <w:rPr>
          <w:rFonts w:ascii="Times New Roman" w:hAnsi="Times New Roman" w:cs="Times New Roman"/>
        </w:rPr>
      </w:pPr>
      <w:r w:rsidRPr="00AE7291">
        <w:rPr>
          <w:rFonts w:ascii="Times New Roman" w:hAnsi="Times New Roman" w:cs="Times New Roman"/>
        </w:rPr>
        <w:t>The metrics will be calculated using the {yardstick}</w:t>
      </w:r>
      <w:r w:rsidR="00D7182C">
        <w:rPr>
          <w:rFonts w:ascii="Times New Roman" w:hAnsi="Times New Roman" w:cs="Times New Roman"/>
        </w:rPr>
        <w:t xml:space="preserve"> R package</w:t>
      </w:r>
      <w:r w:rsidRPr="00AE7291">
        <w:rPr>
          <w:rFonts w:ascii="Times New Roman" w:hAnsi="Times New Roman" w:cs="Times New Roman"/>
        </w:rPr>
        <w:t>.</w:t>
      </w:r>
    </w:p>
    <w:p w14:paraId="18209DD0" w14:textId="77777777" w:rsidR="00A52046" w:rsidRPr="00B640E5" w:rsidRDefault="000F3528" w:rsidP="00A52046">
      <w:pPr>
        <w:pStyle w:val="p1"/>
        <w:rPr>
          <w:rStyle w:val="s1"/>
          <w:lang w:val="en-GB"/>
        </w:rPr>
      </w:pPr>
      <w:r w:rsidRPr="00B640E5">
        <w:rPr>
          <w:b/>
          <w:bCs/>
          <w:lang w:val="en-GB"/>
        </w:rPr>
        <w:t>T1, T2, and T7:</w:t>
      </w:r>
      <w:r w:rsidRPr="00B640E5">
        <w:rPr>
          <w:lang w:val="en-GB"/>
        </w:rPr>
        <w:t xml:space="preserve"> </w:t>
      </w:r>
    </w:p>
    <w:p w14:paraId="3652F1B4" w14:textId="77777777" w:rsidR="000F3528" w:rsidRPr="00B640E5" w:rsidRDefault="00A52046" w:rsidP="00A52046">
      <w:pPr>
        <w:pStyle w:val="p1"/>
        <w:rPr>
          <w:lang w:val="en-GB"/>
        </w:rPr>
      </w:pPr>
      <w:r w:rsidRPr="00A52046">
        <w:rPr>
          <w:rStyle w:val="s1"/>
          <w:rFonts w:eastAsiaTheme="majorEastAsia"/>
          <w:lang w:val="en-GB"/>
        </w:rPr>
        <w:lastRenderedPageBreak/>
        <w:t>Success</w:t>
      </w:r>
      <w:r w:rsidRPr="00B640E5">
        <w:rPr>
          <w:rStyle w:val="s1"/>
          <w:rFonts w:eastAsiaTheme="majorEastAsia"/>
          <w:lang w:val="en-GB"/>
        </w:rPr>
        <w:t xml:space="preserve"> rate (%) = (N of successful executions\ N of attempts) x 100</w:t>
      </w:r>
    </w:p>
    <w:p w14:paraId="270F68A0" w14:textId="77777777" w:rsidR="00A52046" w:rsidRDefault="00A52046" w:rsidP="004F0E5E">
      <w:pPr>
        <w:rPr>
          <w:rFonts w:ascii="Times New Roman" w:hAnsi="Times New Roman" w:cs="Times New Roman"/>
          <w:b/>
          <w:bCs/>
        </w:rPr>
      </w:pPr>
      <w:r>
        <w:rPr>
          <w:rFonts w:ascii="Times New Roman" w:hAnsi="Times New Roman" w:cs="Times New Roman"/>
          <w:b/>
          <w:bCs/>
        </w:rPr>
        <w:t xml:space="preserve">T3 and T5: </w:t>
      </w:r>
    </w:p>
    <w:p w14:paraId="152D7AA0" w14:textId="77777777" w:rsidR="00A52046" w:rsidRDefault="00A52046" w:rsidP="00A52046">
      <w:pPr>
        <w:rPr>
          <w:rFonts w:ascii="Times New Roman" w:hAnsi="Times New Roman" w:cs="Times New Roman"/>
        </w:rPr>
      </w:pPr>
      <w:r w:rsidRPr="00A52046">
        <w:rPr>
          <w:rFonts w:ascii="Times New Roman" w:hAnsi="Times New Roman" w:cs="Times New Roman"/>
        </w:rPr>
        <w:t>For each plot type</w:t>
      </w:r>
      <w:r>
        <w:rPr>
          <w:rFonts w:ascii="Times New Roman" w:hAnsi="Times New Roman" w:cs="Times New Roman"/>
        </w:rPr>
        <w:t xml:space="preserve"> (T3) and outcome/group (T5)</w:t>
      </w:r>
      <w:r w:rsidRPr="00A52046">
        <w:rPr>
          <w:rFonts w:ascii="Times New Roman" w:hAnsi="Times New Roman" w:cs="Times New Roman"/>
        </w:rPr>
        <w:t>:</w:t>
      </w:r>
    </w:p>
    <w:p w14:paraId="0CC5FDF5" w14:textId="77777777" w:rsidR="00A52046" w:rsidRDefault="00A52046" w:rsidP="004F0E5E">
      <w:pPr>
        <w:rPr>
          <w:rFonts w:ascii="Times New Roman" w:hAnsi="Times New Roman" w:cs="Times New Roman"/>
        </w:rPr>
      </w:pPr>
      <w:r w:rsidRPr="00A52046">
        <w:rPr>
          <w:rFonts w:ascii="Cambria Math" w:hAnsi="Cambria Math" w:cs="Cambria Math"/>
        </w:rPr>
        <w:t>A𝑐𝑐𝑢𝑟𝑎𝑐𝑦</w:t>
      </w:r>
      <w:r w:rsidRPr="00A52046">
        <w:rPr>
          <w:rFonts w:ascii="Times New Roman" w:hAnsi="Times New Roman" w:cs="Times New Roman"/>
        </w:rPr>
        <w:t xml:space="preserve"> = </w:t>
      </w:r>
      <w:r w:rsidRPr="00A52046">
        <w:rPr>
          <w:rFonts w:ascii="Cambria Math" w:hAnsi="Cambria Math" w:cs="Cambria Math"/>
        </w:rPr>
        <w:t>𝑇𝑃</w:t>
      </w:r>
      <w:r w:rsidRPr="00A52046">
        <w:rPr>
          <w:rFonts w:ascii="Times New Roman" w:hAnsi="Times New Roman" w:cs="Times New Roman"/>
        </w:rPr>
        <w:t xml:space="preserve"> + </w:t>
      </w:r>
      <w:r w:rsidRPr="00A52046">
        <w:rPr>
          <w:rFonts w:ascii="Cambria Math" w:hAnsi="Cambria Math" w:cs="Cambria Math"/>
        </w:rPr>
        <w:t>𝑇𝑁</w:t>
      </w:r>
      <w:r w:rsidRPr="00A52046">
        <w:rPr>
          <w:rFonts w:ascii="Times New Roman" w:hAnsi="Times New Roman" w:cs="Times New Roman"/>
        </w:rPr>
        <w:t xml:space="preserve"> / </w:t>
      </w:r>
      <w:r w:rsidRPr="00A52046">
        <w:rPr>
          <w:rFonts w:ascii="Cambria Math" w:hAnsi="Cambria Math" w:cs="Cambria Math"/>
        </w:rPr>
        <w:t>𝑇𝑃</w:t>
      </w:r>
      <w:r w:rsidRPr="00A52046">
        <w:rPr>
          <w:rFonts w:ascii="Times New Roman" w:hAnsi="Times New Roman" w:cs="Times New Roman"/>
        </w:rPr>
        <w:t xml:space="preserve"> + </w:t>
      </w:r>
      <w:r w:rsidRPr="00A52046">
        <w:rPr>
          <w:rFonts w:ascii="Cambria Math" w:hAnsi="Cambria Math" w:cs="Cambria Math"/>
        </w:rPr>
        <w:t>𝑇𝑁</w:t>
      </w:r>
      <w:r w:rsidRPr="00A52046">
        <w:rPr>
          <w:rFonts w:ascii="Times New Roman" w:hAnsi="Times New Roman" w:cs="Times New Roman"/>
        </w:rPr>
        <w:t xml:space="preserve"> + </w:t>
      </w:r>
      <w:r w:rsidRPr="00A52046">
        <w:rPr>
          <w:rFonts w:ascii="Cambria Math" w:hAnsi="Cambria Math" w:cs="Cambria Math"/>
        </w:rPr>
        <w:t>𝐹𝑃</w:t>
      </w:r>
      <w:r w:rsidRPr="00A52046">
        <w:rPr>
          <w:rFonts w:ascii="Times New Roman" w:hAnsi="Times New Roman" w:cs="Times New Roman"/>
        </w:rPr>
        <w:t xml:space="preserve"> + </w:t>
      </w:r>
      <w:r w:rsidRPr="00A52046">
        <w:rPr>
          <w:rFonts w:ascii="Cambria Math" w:hAnsi="Cambria Math" w:cs="Cambria Math"/>
        </w:rPr>
        <w:t>𝐹𝑁</w:t>
      </w:r>
    </w:p>
    <w:p w14:paraId="22AC4B77" w14:textId="77777777" w:rsidR="00A52046" w:rsidRPr="00A52046" w:rsidRDefault="00A52046" w:rsidP="004F0E5E">
      <w:pPr>
        <w:rPr>
          <w:rFonts w:ascii="Times New Roman" w:hAnsi="Times New Roman" w:cs="Times New Roman"/>
        </w:rPr>
      </w:pPr>
      <w:r w:rsidRPr="00A52046">
        <w:rPr>
          <w:rFonts w:ascii="Cambria Math" w:hAnsi="Cambria Math" w:cs="Cambria Math"/>
        </w:rPr>
        <w:t>𝐹</w:t>
      </w:r>
      <w:r w:rsidRPr="00A52046">
        <w:rPr>
          <w:rFonts w:ascii="Times New Roman" w:hAnsi="Times New Roman" w:cs="Times New Roman"/>
        </w:rPr>
        <w:t xml:space="preserve"> − </w:t>
      </w:r>
      <w:r w:rsidRPr="00A52046">
        <w:rPr>
          <w:rFonts w:ascii="Cambria Math" w:hAnsi="Cambria Math" w:cs="Cambria Math"/>
        </w:rPr>
        <w:t>𝑠𝑐𝑜𝑟𝑒</w:t>
      </w:r>
      <w:r w:rsidRPr="00A52046">
        <w:rPr>
          <w:rFonts w:ascii="Times New Roman" w:hAnsi="Times New Roman" w:cs="Times New Roman"/>
        </w:rPr>
        <w:t xml:space="preserve"> = 2 </w:t>
      </w:r>
      <w:r w:rsidRPr="00A52046">
        <w:rPr>
          <w:rFonts w:ascii="Cambria Math" w:hAnsi="Cambria Math" w:cs="Cambria Math"/>
        </w:rPr>
        <w:t>∗</w:t>
      </w:r>
      <w:r w:rsidRPr="00A52046">
        <w:rPr>
          <w:rFonts w:ascii="Times New Roman" w:hAnsi="Times New Roman" w:cs="Times New Roman"/>
        </w:rPr>
        <w:t xml:space="preserve"> </w:t>
      </w:r>
      <w:r w:rsidRPr="00A52046">
        <w:rPr>
          <w:rFonts w:ascii="Cambria Math" w:hAnsi="Cambria Math" w:cs="Cambria Math"/>
        </w:rPr>
        <w:t>𝑇𝑃</w:t>
      </w:r>
      <w:r w:rsidRPr="00A52046">
        <w:rPr>
          <w:rFonts w:ascii="Times New Roman" w:hAnsi="Times New Roman" w:cs="Times New Roman"/>
        </w:rPr>
        <w:t xml:space="preserve"> / 2 </w:t>
      </w:r>
      <w:r w:rsidRPr="00A52046">
        <w:rPr>
          <w:rFonts w:ascii="Cambria Math" w:hAnsi="Cambria Math" w:cs="Cambria Math"/>
        </w:rPr>
        <w:t>∗</w:t>
      </w:r>
      <w:r w:rsidRPr="00A52046">
        <w:rPr>
          <w:rFonts w:ascii="Times New Roman" w:hAnsi="Times New Roman" w:cs="Times New Roman"/>
        </w:rPr>
        <w:t xml:space="preserve"> </w:t>
      </w:r>
      <w:r w:rsidRPr="00A52046">
        <w:rPr>
          <w:rFonts w:ascii="Cambria Math" w:hAnsi="Cambria Math" w:cs="Cambria Math"/>
        </w:rPr>
        <w:t>𝑇𝑃</w:t>
      </w:r>
      <w:r w:rsidRPr="00A52046">
        <w:rPr>
          <w:rFonts w:ascii="Times New Roman" w:hAnsi="Times New Roman" w:cs="Times New Roman"/>
        </w:rPr>
        <w:t xml:space="preserve"> + </w:t>
      </w:r>
      <w:r w:rsidRPr="00A52046">
        <w:rPr>
          <w:rFonts w:ascii="Cambria Math" w:hAnsi="Cambria Math" w:cs="Cambria Math"/>
        </w:rPr>
        <w:t>𝐹𝑃</w:t>
      </w:r>
      <w:r w:rsidRPr="00A52046">
        <w:rPr>
          <w:rFonts w:ascii="Times New Roman" w:hAnsi="Times New Roman" w:cs="Times New Roman"/>
        </w:rPr>
        <w:t xml:space="preserve"> + </w:t>
      </w:r>
      <w:r w:rsidRPr="00A52046">
        <w:rPr>
          <w:rFonts w:ascii="Cambria Math" w:hAnsi="Cambria Math" w:cs="Cambria Math"/>
        </w:rPr>
        <w:t>𝐹𝑁</w:t>
      </w:r>
    </w:p>
    <w:p w14:paraId="46D7D531" w14:textId="77777777" w:rsidR="00A52046" w:rsidRPr="00A52046" w:rsidRDefault="00A52046" w:rsidP="00A52046">
      <w:pPr>
        <w:rPr>
          <w:rFonts w:ascii="Times New Roman" w:hAnsi="Times New Roman" w:cs="Times New Roman"/>
        </w:rPr>
      </w:pPr>
      <w:r w:rsidRPr="00A52046">
        <w:rPr>
          <w:rFonts w:ascii="Times New Roman" w:hAnsi="Times New Roman" w:cs="Times New Roman"/>
        </w:rPr>
        <w:t>Recall/</w:t>
      </w:r>
      <w:r w:rsidRPr="00A52046">
        <w:rPr>
          <w:rFonts w:ascii="Cambria Math" w:hAnsi="Cambria Math" w:cs="Cambria Math"/>
        </w:rPr>
        <w:t>𝑆𝑒𝑛𝑠𝑖𝑡𝑖𝑣𝑖𝑡𝑦</w:t>
      </w:r>
      <w:r w:rsidRPr="00A52046">
        <w:rPr>
          <w:rFonts w:ascii="Times New Roman" w:hAnsi="Times New Roman" w:cs="Times New Roman"/>
        </w:rPr>
        <w:t xml:space="preserve"> = </w:t>
      </w:r>
      <w:r w:rsidRPr="00A52046">
        <w:rPr>
          <w:rFonts w:ascii="Cambria Math" w:hAnsi="Cambria Math" w:cs="Cambria Math"/>
        </w:rPr>
        <w:t>𝑇𝑃</w:t>
      </w:r>
      <w:r w:rsidRPr="00A52046">
        <w:rPr>
          <w:rFonts w:ascii="Times New Roman" w:hAnsi="Times New Roman" w:cs="Times New Roman"/>
        </w:rPr>
        <w:t xml:space="preserve"> / </w:t>
      </w:r>
      <w:r w:rsidRPr="00A52046">
        <w:rPr>
          <w:rFonts w:ascii="Cambria Math" w:hAnsi="Cambria Math" w:cs="Cambria Math"/>
        </w:rPr>
        <w:t>𝑇𝑃</w:t>
      </w:r>
      <w:r w:rsidRPr="00A52046">
        <w:rPr>
          <w:rFonts w:ascii="Times New Roman" w:hAnsi="Times New Roman" w:cs="Times New Roman"/>
        </w:rPr>
        <w:t xml:space="preserve"> + </w:t>
      </w:r>
      <w:r w:rsidRPr="00A52046">
        <w:rPr>
          <w:rFonts w:ascii="Cambria Math" w:hAnsi="Cambria Math" w:cs="Cambria Math"/>
        </w:rPr>
        <w:t>𝐹𝑁</w:t>
      </w:r>
    </w:p>
    <w:p w14:paraId="611AA525" w14:textId="77777777" w:rsidR="00A52046" w:rsidRPr="00A52046" w:rsidRDefault="00A52046" w:rsidP="00A52046">
      <w:pPr>
        <w:rPr>
          <w:rFonts w:ascii="Cambria Math" w:hAnsi="Cambria Math" w:cs="Cambria Math"/>
        </w:rPr>
      </w:pPr>
      <w:r w:rsidRPr="00A52046">
        <w:rPr>
          <w:rFonts w:ascii="Cambria Math" w:hAnsi="Cambria Math" w:cs="Cambria Math"/>
        </w:rPr>
        <w:t>𝑆𝑝𝑒𝑐𝑖𝑓𝑖𝑐𝑖𝑡𝑦</w:t>
      </w:r>
      <w:r w:rsidRPr="00A52046">
        <w:rPr>
          <w:rFonts w:ascii="Times New Roman" w:hAnsi="Times New Roman" w:cs="Times New Roman"/>
        </w:rPr>
        <w:t xml:space="preserve"> = </w:t>
      </w:r>
      <w:r w:rsidRPr="00A52046">
        <w:rPr>
          <w:rFonts w:ascii="Cambria Math" w:hAnsi="Cambria Math" w:cs="Cambria Math"/>
        </w:rPr>
        <w:t>𝑇𝑁</w:t>
      </w:r>
      <w:r w:rsidRPr="00A52046">
        <w:rPr>
          <w:rFonts w:ascii="Times New Roman" w:hAnsi="Times New Roman" w:cs="Times New Roman"/>
        </w:rPr>
        <w:t xml:space="preserve"> / </w:t>
      </w:r>
      <w:r w:rsidRPr="00A52046">
        <w:rPr>
          <w:rFonts w:ascii="Cambria Math" w:hAnsi="Cambria Math" w:cs="Cambria Math"/>
        </w:rPr>
        <w:t>𝑇𝑁</w:t>
      </w:r>
      <w:r w:rsidRPr="00A52046">
        <w:rPr>
          <w:rFonts w:ascii="Times New Roman" w:hAnsi="Times New Roman" w:cs="Times New Roman"/>
        </w:rPr>
        <w:t xml:space="preserve"> + </w:t>
      </w:r>
      <w:r w:rsidRPr="00A52046">
        <w:rPr>
          <w:rFonts w:ascii="Cambria Math" w:hAnsi="Cambria Math" w:cs="Cambria Math"/>
        </w:rPr>
        <w:t>𝐹𝑃</w:t>
      </w:r>
    </w:p>
    <w:p w14:paraId="563E6F4E" w14:textId="77777777" w:rsidR="00A52046" w:rsidRPr="00A52046" w:rsidRDefault="00A52046" w:rsidP="00A52046">
      <w:pPr>
        <w:rPr>
          <w:rFonts w:ascii="Times New Roman" w:hAnsi="Times New Roman" w:cs="Times New Roman"/>
        </w:rPr>
      </w:pPr>
      <w:r w:rsidRPr="00A52046">
        <w:rPr>
          <w:rFonts w:ascii="Cambria Math" w:hAnsi="Cambria Math" w:cs="Cambria Math"/>
        </w:rPr>
        <w:t>𝑃𝑟𝑒𝑐𝑖𝑠𝑖𝑜𝑛</w:t>
      </w:r>
      <w:r w:rsidRPr="00A52046">
        <w:rPr>
          <w:rFonts w:ascii="Times New Roman" w:hAnsi="Times New Roman" w:cs="Times New Roman"/>
        </w:rPr>
        <w:t xml:space="preserve"> = </w:t>
      </w:r>
      <w:r w:rsidRPr="00A52046">
        <w:rPr>
          <w:rFonts w:ascii="Cambria Math" w:hAnsi="Cambria Math" w:cs="Cambria Math"/>
        </w:rPr>
        <w:t>𝑇𝑃</w:t>
      </w:r>
      <w:r w:rsidRPr="00A52046">
        <w:rPr>
          <w:rFonts w:ascii="Times New Roman" w:hAnsi="Times New Roman" w:cs="Times New Roman"/>
        </w:rPr>
        <w:t xml:space="preserve"> / </w:t>
      </w:r>
      <w:r w:rsidRPr="00A52046">
        <w:rPr>
          <w:rFonts w:ascii="Cambria Math" w:hAnsi="Cambria Math" w:cs="Cambria Math"/>
        </w:rPr>
        <w:t>𝑇𝑃</w:t>
      </w:r>
      <w:r w:rsidRPr="00A52046">
        <w:rPr>
          <w:rFonts w:ascii="Times New Roman" w:hAnsi="Times New Roman" w:cs="Times New Roman"/>
        </w:rPr>
        <w:t xml:space="preserve"> + </w:t>
      </w:r>
      <w:r w:rsidRPr="00A52046">
        <w:rPr>
          <w:rFonts w:ascii="Cambria Math" w:hAnsi="Cambria Math" w:cs="Cambria Math"/>
        </w:rPr>
        <w:t>𝐹𝑃</w:t>
      </w:r>
    </w:p>
    <w:p w14:paraId="3440EEA2" w14:textId="77777777" w:rsidR="00A52046" w:rsidRDefault="00A52046" w:rsidP="004F0E5E">
      <w:pPr>
        <w:rPr>
          <w:rFonts w:ascii="Times New Roman" w:hAnsi="Times New Roman" w:cs="Times New Roman"/>
          <w:b/>
          <w:bCs/>
        </w:rPr>
      </w:pPr>
      <w:r>
        <w:rPr>
          <w:rFonts w:ascii="Times New Roman" w:hAnsi="Times New Roman" w:cs="Times New Roman"/>
          <w:b/>
          <w:bCs/>
        </w:rPr>
        <w:t>T4</w:t>
      </w:r>
      <w:r w:rsidR="00A96682">
        <w:rPr>
          <w:rFonts w:ascii="Times New Roman" w:hAnsi="Times New Roman" w:cs="Times New Roman"/>
          <w:b/>
          <w:bCs/>
        </w:rPr>
        <w:t xml:space="preserve"> and T6</w:t>
      </w:r>
      <w:r>
        <w:rPr>
          <w:rFonts w:ascii="Times New Roman" w:hAnsi="Times New Roman" w:cs="Times New Roman"/>
          <w:b/>
          <w:bCs/>
        </w:rPr>
        <w:t>:</w:t>
      </w:r>
    </w:p>
    <w:p w14:paraId="3A0F9AE3" w14:textId="77777777" w:rsidR="00A96682" w:rsidRPr="003D0A17" w:rsidRDefault="00A96682" w:rsidP="004F0E5E">
      <w:pPr>
        <w:rPr>
          <w:rFonts w:ascii="Times New Roman" w:hAnsi="Times New Roman" w:cs="Times New Roman"/>
        </w:rPr>
      </w:pPr>
      <w:r w:rsidRPr="003D0A17">
        <w:rPr>
          <w:rFonts w:ascii="Times New Roman" w:hAnsi="Times New Roman" w:cs="Times New Roman"/>
        </w:rPr>
        <w:t>For each data extracted (e.g., axis titles, scale, groups/categories, error bars, median)</w:t>
      </w:r>
      <w:r w:rsidR="00AE7291" w:rsidRPr="003D0A17">
        <w:rPr>
          <w:rFonts w:ascii="Times New Roman" w:hAnsi="Times New Roman" w:cs="Times New Roman"/>
        </w:rPr>
        <w:t>:</w:t>
      </w:r>
    </w:p>
    <w:p w14:paraId="03B5CEBC" w14:textId="4C53A46C" w:rsidR="003D0A17" w:rsidRPr="003D0A17" w:rsidRDefault="00DF089D" w:rsidP="00A96682">
      <w:pPr>
        <w:pStyle w:val="PargrafodaLista"/>
        <w:numPr>
          <w:ilvl w:val="0"/>
          <w:numId w:val="7"/>
        </w:numPr>
        <w:jc w:val="both"/>
        <w:rPr>
          <w:rFonts w:ascii="Times New Roman" w:hAnsi="Times New Roman" w:cs="Times New Roman"/>
        </w:rPr>
      </w:pPr>
      <w:r>
        <w:rPr>
          <w:rFonts w:ascii="Times New Roman" w:hAnsi="Times New Roman" w:cs="Times New Roman"/>
        </w:rPr>
        <w:t>Descriptive</w:t>
      </w:r>
      <w:r w:rsidRPr="003D0A17">
        <w:rPr>
          <w:rFonts w:ascii="Times New Roman" w:hAnsi="Times New Roman" w:cs="Times New Roman"/>
        </w:rPr>
        <w:t xml:space="preserve"> </w:t>
      </w:r>
      <w:r w:rsidR="00A96682" w:rsidRPr="003D0A17">
        <w:rPr>
          <w:rFonts w:ascii="Times New Roman" w:hAnsi="Times New Roman" w:cs="Times New Roman"/>
        </w:rPr>
        <w:t>data</w:t>
      </w:r>
      <w:r w:rsidR="003D0A17" w:rsidRPr="003D0A17">
        <w:rPr>
          <w:rFonts w:ascii="Times New Roman" w:hAnsi="Times New Roman" w:cs="Times New Roman"/>
        </w:rPr>
        <w:t xml:space="preserve">: </w:t>
      </w:r>
      <w:r w:rsidR="00A96682" w:rsidRPr="003D0A17">
        <w:rPr>
          <w:rFonts w:ascii="Times New Roman" w:hAnsi="Times New Roman" w:cs="Times New Roman"/>
        </w:rPr>
        <w:t>Accuracy, F-score, Recall/Sensitivity, Specificity, and Precision.</w:t>
      </w:r>
    </w:p>
    <w:p w14:paraId="70C8B4B9" w14:textId="77777777" w:rsidR="00A96682" w:rsidRPr="003D0A17" w:rsidRDefault="00A96682" w:rsidP="00A96682">
      <w:pPr>
        <w:pStyle w:val="PargrafodaLista"/>
        <w:numPr>
          <w:ilvl w:val="0"/>
          <w:numId w:val="7"/>
        </w:numPr>
        <w:jc w:val="both"/>
        <w:rPr>
          <w:rFonts w:ascii="Times New Roman" w:hAnsi="Times New Roman" w:cs="Times New Roman"/>
          <w:b/>
          <w:bCs/>
        </w:rPr>
      </w:pPr>
      <w:r w:rsidRPr="003D0A17">
        <w:rPr>
          <w:rFonts w:ascii="Times New Roman" w:hAnsi="Times New Roman" w:cs="Times New Roman"/>
        </w:rPr>
        <w:t>Numeric</w:t>
      </w:r>
      <w:r w:rsidR="00AE7291" w:rsidRPr="003D0A17">
        <w:rPr>
          <w:rFonts w:ascii="Times New Roman" w:hAnsi="Times New Roman" w:cs="Times New Roman"/>
        </w:rPr>
        <w:t>al</w:t>
      </w:r>
      <w:r w:rsidRPr="003D0A17">
        <w:rPr>
          <w:rFonts w:ascii="Times New Roman" w:hAnsi="Times New Roman" w:cs="Times New Roman"/>
        </w:rPr>
        <w:t xml:space="preserve"> data</w:t>
      </w:r>
      <w:r w:rsidR="003D0A17" w:rsidRPr="003D0A17">
        <w:rPr>
          <w:rFonts w:ascii="Times New Roman" w:hAnsi="Times New Roman" w:cs="Times New Roman"/>
        </w:rPr>
        <w:t>:</w:t>
      </w:r>
      <w:r w:rsidRPr="003D0A17">
        <w:rPr>
          <w:rFonts w:ascii="Times New Roman" w:hAnsi="Times New Roman" w:cs="Times New Roman"/>
        </w:rPr>
        <w:t xml:space="preserve"> Concordance Correlation Coefficient (CCC)</w:t>
      </w:r>
    </w:p>
    <w:p w14:paraId="5ECA0069" w14:textId="77777777" w:rsidR="00A52046" w:rsidRPr="002E1CE2" w:rsidRDefault="00A52046" w:rsidP="004F0E5E">
      <w:pPr>
        <w:rPr>
          <w:rFonts w:ascii="Times New Roman" w:hAnsi="Times New Roman" w:cs="Times New Roman"/>
          <w:b/>
          <w:bCs/>
        </w:rPr>
      </w:pPr>
      <w:r>
        <w:rPr>
          <w:rFonts w:ascii="Times New Roman" w:hAnsi="Times New Roman" w:cs="Times New Roman"/>
          <w:b/>
          <w:bCs/>
        </w:rPr>
        <w:t>T8:</w:t>
      </w:r>
    </w:p>
    <w:p w14:paraId="067EA8DF" w14:textId="77777777" w:rsidR="00590E67" w:rsidRPr="00431FA5" w:rsidRDefault="00813876" w:rsidP="00074BEA">
      <w:pPr>
        <w:rPr>
          <w:rFonts w:ascii="Times New Roman" w:hAnsi="Times New Roman" w:cs="Times New Roman"/>
          <w:color w:val="000000" w:themeColor="text1"/>
        </w:rPr>
      </w:pPr>
      <w:r w:rsidRPr="00431FA5">
        <w:rPr>
          <w:rFonts w:ascii="Times New Roman" w:hAnsi="Times New Roman" w:cs="Times New Roman"/>
          <w:highlight w:val="yellow"/>
        </w:rPr>
        <w:t>T</w:t>
      </w:r>
      <w:r w:rsidR="00285381" w:rsidRPr="00431FA5">
        <w:rPr>
          <w:rFonts w:ascii="Times New Roman" w:hAnsi="Times New Roman" w:cs="Times New Roman"/>
          <w:highlight w:val="yellow"/>
        </w:rPr>
        <w:t>he t</w:t>
      </w:r>
      <w:r w:rsidRPr="00431FA5">
        <w:rPr>
          <w:rFonts w:ascii="Times New Roman" w:hAnsi="Times New Roman" w:cs="Times New Roman"/>
          <w:highlight w:val="yellow"/>
        </w:rPr>
        <w:t xml:space="preserve">ime difference </w:t>
      </w:r>
      <w:r w:rsidR="00B45913" w:rsidRPr="00431FA5">
        <w:rPr>
          <w:rFonts w:ascii="Times New Roman" w:hAnsi="Times New Roman" w:cs="Times New Roman"/>
          <w:highlight w:val="yellow"/>
        </w:rPr>
        <w:t xml:space="preserve">will be </w:t>
      </w:r>
      <w:r w:rsidRPr="00431FA5">
        <w:rPr>
          <w:rFonts w:ascii="Times New Roman" w:hAnsi="Times New Roman" w:cs="Times New Roman"/>
          <w:highlight w:val="yellow"/>
        </w:rPr>
        <w:t xml:space="preserve">expressed as </w:t>
      </w:r>
      <w:r w:rsidR="003D0A17" w:rsidRPr="00431FA5">
        <w:rPr>
          <w:rFonts w:ascii="Times New Roman" w:hAnsi="Times New Roman" w:cs="Times New Roman"/>
          <w:highlight w:val="yellow"/>
        </w:rPr>
        <w:t xml:space="preserve">a </w:t>
      </w:r>
      <w:r w:rsidRPr="00431FA5">
        <w:rPr>
          <w:rFonts w:ascii="Times New Roman" w:hAnsi="Times New Roman" w:cs="Times New Roman"/>
          <w:highlight w:val="yellow"/>
        </w:rPr>
        <w:t>percentage</w:t>
      </w:r>
      <w:r w:rsidRPr="00431FA5">
        <w:rPr>
          <w:rFonts w:ascii="Times New Roman" w:hAnsi="Times New Roman" w:cs="Times New Roman"/>
          <w:color w:val="000000" w:themeColor="text1"/>
          <w:highlight w:val="yellow"/>
        </w:rPr>
        <w:t xml:space="preserve">, </w:t>
      </w:r>
      <w:r w:rsidR="00E75F94" w:rsidRPr="00431FA5">
        <w:rPr>
          <w:rFonts w:ascii="Times New Roman" w:hAnsi="Times New Roman" w:cs="Times New Roman"/>
          <w:color w:val="000000" w:themeColor="text1"/>
          <w:highlight w:val="yellow"/>
        </w:rPr>
        <w:t>and</w:t>
      </w:r>
      <w:r w:rsidRPr="00431FA5">
        <w:rPr>
          <w:rFonts w:ascii="Times New Roman" w:hAnsi="Times New Roman" w:cs="Times New Roman"/>
          <w:color w:val="000000" w:themeColor="text1"/>
          <w:highlight w:val="yellow"/>
        </w:rPr>
        <w:t xml:space="preserve"> statistical comparison</w:t>
      </w:r>
      <w:r w:rsidR="00285381" w:rsidRPr="00431FA5">
        <w:rPr>
          <w:rFonts w:ascii="Times New Roman" w:hAnsi="Times New Roman" w:cs="Times New Roman"/>
          <w:color w:val="000000" w:themeColor="text1"/>
          <w:highlight w:val="yellow"/>
        </w:rPr>
        <w:t xml:space="preserve">s </w:t>
      </w:r>
      <w:r w:rsidR="00E75F94" w:rsidRPr="00431FA5">
        <w:rPr>
          <w:rFonts w:ascii="Times New Roman" w:hAnsi="Times New Roman" w:cs="Times New Roman"/>
          <w:color w:val="000000" w:themeColor="text1"/>
          <w:highlight w:val="yellow"/>
        </w:rPr>
        <w:t xml:space="preserve">will be </w:t>
      </w:r>
      <w:r w:rsidR="00285381" w:rsidRPr="00431FA5">
        <w:rPr>
          <w:rFonts w:ascii="Times New Roman" w:hAnsi="Times New Roman" w:cs="Times New Roman"/>
          <w:color w:val="000000" w:themeColor="text1"/>
          <w:highlight w:val="yellow"/>
        </w:rPr>
        <w:t>made</w:t>
      </w:r>
      <w:r w:rsidRPr="00431FA5">
        <w:rPr>
          <w:rFonts w:ascii="Times New Roman" w:hAnsi="Times New Roman" w:cs="Times New Roman"/>
          <w:color w:val="000000" w:themeColor="text1"/>
          <w:highlight w:val="yellow"/>
        </w:rPr>
        <w:t xml:space="preserve"> using a t-test for normally distributed data or a Wilcoxon test for non-normally distributed data.</w:t>
      </w:r>
    </w:p>
    <w:p w14:paraId="442115A1" w14:textId="77777777" w:rsidR="00074BEA" w:rsidRDefault="00074BEA" w:rsidP="00074BEA">
      <w:pPr>
        <w:rPr>
          <w:rFonts w:ascii="Times New Roman" w:hAnsi="Times New Roman" w:cs="Times New Roman"/>
          <w:b/>
          <w:bCs/>
        </w:rPr>
      </w:pPr>
      <w:r w:rsidRPr="004F0E5E">
        <w:rPr>
          <w:rFonts w:ascii="Times New Roman" w:hAnsi="Times New Roman" w:cs="Times New Roman"/>
          <w:b/>
          <w:bCs/>
        </w:rPr>
        <w:t>Success criteria</w:t>
      </w:r>
    </w:p>
    <w:p w14:paraId="4447982E" w14:textId="77777777" w:rsidR="005B0EFB" w:rsidRDefault="00285381" w:rsidP="004F0E5E">
      <w:pPr>
        <w:rPr>
          <w:rFonts w:ascii="Times New Roman" w:hAnsi="Times New Roman" w:cs="Times New Roman"/>
        </w:rPr>
      </w:pPr>
      <w:r>
        <w:rPr>
          <w:rFonts w:ascii="Times New Roman" w:hAnsi="Times New Roman" w:cs="Times New Roman"/>
        </w:rPr>
        <w:t>A s</w:t>
      </w:r>
      <w:r w:rsidR="005B0EFB" w:rsidRPr="005B0EFB">
        <w:rPr>
          <w:rFonts w:ascii="Times New Roman" w:hAnsi="Times New Roman" w:cs="Times New Roman"/>
        </w:rPr>
        <w:t xml:space="preserve">uccess rate </w:t>
      </w:r>
      <w:r w:rsidR="005B0EFB">
        <w:rPr>
          <w:rFonts w:ascii="Times New Roman" w:hAnsi="Times New Roman" w:cs="Times New Roman"/>
        </w:rPr>
        <w:t xml:space="preserve">and </w:t>
      </w:r>
      <w:r w:rsidR="00412744">
        <w:rPr>
          <w:rFonts w:ascii="Times New Roman" w:hAnsi="Times New Roman" w:cs="Times New Roman"/>
        </w:rPr>
        <w:t>a</w:t>
      </w:r>
      <w:r w:rsidR="005B0EFB">
        <w:rPr>
          <w:rFonts w:ascii="Times New Roman" w:hAnsi="Times New Roman" w:cs="Times New Roman"/>
        </w:rPr>
        <w:t xml:space="preserve">ccuracy </w:t>
      </w:r>
      <w:r w:rsidR="00412744">
        <w:rPr>
          <w:rFonts w:ascii="Times New Roman" w:hAnsi="Times New Roman" w:cs="Times New Roman"/>
        </w:rPr>
        <w:t>greater than</w:t>
      </w:r>
      <w:r w:rsidR="005B0EFB" w:rsidRPr="005B0EFB">
        <w:rPr>
          <w:rFonts w:ascii="Times New Roman" w:hAnsi="Times New Roman" w:cs="Times New Roman"/>
        </w:rPr>
        <w:t xml:space="preserve"> 9</w:t>
      </w:r>
      <w:r w:rsidR="00E47AE7">
        <w:rPr>
          <w:rFonts w:ascii="Times New Roman" w:hAnsi="Times New Roman" w:cs="Times New Roman"/>
        </w:rPr>
        <w:t>9</w:t>
      </w:r>
      <w:r w:rsidR="005B0EFB" w:rsidRPr="005B0EFB">
        <w:rPr>
          <w:rFonts w:ascii="Times New Roman" w:hAnsi="Times New Roman" w:cs="Times New Roman"/>
        </w:rPr>
        <w:t>%</w:t>
      </w:r>
      <w:r w:rsidR="00412744">
        <w:rPr>
          <w:rFonts w:ascii="Times New Roman" w:hAnsi="Times New Roman" w:cs="Times New Roman"/>
        </w:rPr>
        <w:t xml:space="preserve"> and</w:t>
      </w:r>
      <w:r w:rsidR="00E47AE7">
        <w:rPr>
          <w:rFonts w:ascii="Times New Roman" w:hAnsi="Times New Roman" w:cs="Times New Roman"/>
        </w:rPr>
        <w:t xml:space="preserve"> 90%, respectively,</w:t>
      </w:r>
      <w:r w:rsidR="00412744">
        <w:rPr>
          <w:rFonts w:ascii="Times New Roman" w:hAnsi="Times New Roman" w:cs="Times New Roman"/>
        </w:rPr>
        <w:t xml:space="preserve"> </w:t>
      </w:r>
      <w:r w:rsidR="00E47AE7">
        <w:rPr>
          <w:rFonts w:ascii="Times New Roman" w:hAnsi="Times New Roman" w:cs="Times New Roman"/>
        </w:rPr>
        <w:t xml:space="preserve">and </w:t>
      </w:r>
      <w:r>
        <w:rPr>
          <w:rFonts w:ascii="Times New Roman" w:hAnsi="Times New Roman" w:cs="Times New Roman"/>
        </w:rPr>
        <w:t xml:space="preserve">a </w:t>
      </w:r>
      <w:r w:rsidR="005B0EFB" w:rsidRPr="008F252A">
        <w:rPr>
          <w:rFonts w:ascii="Times New Roman" w:hAnsi="Times New Roman" w:cs="Times New Roman"/>
        </w:rPr>
        <w:t xml:space="preserve">CCC </w:t>
      </w:r>
      <w:r w:rsidR="00412744">
        <w:rPr>
          <w:rFonts w:ascii="Times New Roman" w:hAnsi="Times New Roman" w:cs="Times New Roman"/>
        </w:rPr>
        <w:t>greater than</w:t>
      </w:r>
      <w:r w:rsidR="008F252A">
        <w:rPr>
          <w:rFonts w:ascii="Times New Roman" w:hAnsi="Times New Roman" w:cs="Times New Roman"/>
        </w:rPr>
        <w:t xml:space="preserve"> </w:t>
      </w:r>
      <w:r w:rsidR="008F252A" w:rsidRPr="008F252A">
        <w:rPr>
          <w:rFonts w:ascii="Times New Roman" w:hAnsi="Times New Roman" w:cs="Times New Roman"/>
        </w:rPr>
        <w:t>0.90</w:t>
      </w:r>
      <w:r w:rsidR="00412744">
        <w:rPr>
          <w:rFonts w:ascii="Times New Roman" w:hAnsi="Times New Roman" w:cs="Times New Roman"/>
        </w:rPr>
        <w:t>, depending on the functionality.</w:t>
      </w:r>
      <w:r w:rsidR="00412744" w:rsidRPr="00412744">
        <w:rPr>
          <w:rStyle w:val="Ttulo1Char"/>
          <w:rFonts w:ascii="Arial" w:hAnsi="Arial" w:cs="Arial"/>
          <w:b/>
          <w:bCs/>
          <w:i/>
          <w:iCs/>
          <w:color w:val="BFBFBF"/>
          <w:sz w:val="21"/>
          <w:szCs w:val="21"/>
          <w:shd w:val="clear" w:color="auto" w:fill="1F1F1F"/>
        </w:rPr>
        <w:t xml:space="preserve"> </w:t>
      </w:r>
    </w:p>
    <w:p w14:paraId="09A5FC9F" w14:textId="06233B63" w:rsidR="00395C84" w:rsidRDefault="00412744" w:rsidP="004F0E5E">
      <w:pPr>
        <w:rPr>
          <w:rFonts w:ascii="Times New Roman" w:hAnsi="Times New Roman" w:cs="Times New Roman"/>
        </w:rPr>
      </w:pPr>
      <w:r w:rsidRPr="00412744">
        <w:rPr>
          <w:rFonts w:ascii="Times New Roman" w:hAnsi="Times New Roman" w:cs="Times New Roman"/>
        </w:rPr>
        <w:t>For</w:t>
      </w:r>
      <w:r>
        <w:rPr>
          <w:rFonts w:ascii="Times New Roman" w:hAnsi="Times New Roman" w:cs="Times New Roman"/>
        </w:rPr>
        <w:t xml:space="preserve"> the</w:t>
      </w:r>
      <w:r w:rsidRPr="00412744">
        <w:rPr>
          <w:rFonts w:ascii="Times New Roman" w:hAnsi="Times New Roman" w:cs="Times New Roman"/>
        </w:rPr>
        <w:t xml:space="preserve"> inter-rater reliability</w:t>
      </w:r>
      <w:r>
        <w:rPr>
          <w:rFonts w:ascii="Times New Roman" w:hAnsi="Times New Roman" w:cs="Times New Roman"/>
        </w:rPr>
        <w:t xml:space="preserve"> measure</w:t>
      </w:r>
      <w:r w:rsidRPr="00412744">
        <w:rPr>
          <w:rFonts w:ascii="Times New Roman" w:hAnsi="Times New Roman" w:cs="Times New Roman"/>
        </w:rPr>
        <w:t>, a</w:t>
      </w:r>
      <w:r>
        <w:rPr>
          <w:rFonts w:ascii="Times New Roman" w:hAnsi="Times New Roman" w:cs="Times New Roman"/>
        </w:rPr>
        <w:t>t least a 0.81</w:t>
      </w:r>
      <w:r w:rsidRPr="00412744">
        <w:rPr>
          <w:rFonts w:ascii="Times New Roman" w:hAnsi="Times New Roman" w:cs="Times New Roman"/>
        </w:rPr>
        <w:t xml:space="preserve"> </w:t>
      </w:r>
      <w:r w:rsidR="00D7182C">
        <w:rPr>
          <w:rFonts w:ascii="Times New Roman" w:hAnsi="Times New Roman" w:cs="Times New Roman"/>
        </w:rPr>
        <w:t>Cohen's</w:t>
      </w:r>
      <w:r>
        <w:rPr>
          <w:rFonts w:ascii="Times New Roman" w:hAnsi="Times New Roman" w:cs="Times New Roman"/>
        </w:rPr>
        <w:t xml:space="preserve"> Kappa</w:t>
      </w:r>
      <w:r w:rsidRPr="00412744">
        <w:rPr>
          <w:rFonts w:ascii="Times New Roman" w:hAnsi="Times New Roman" w:cs="Times New Roman"/>
        </w:rPr>
        <w:t xml:space="preserve"> </w:t>
      </w:r>
      <w:r>
        <w:rPr>
          <w:rFonts w:ascii="Times New Roman" w:hAnsi="Times New Roman" w:cs="Times New Roman"/>
        </w:rPr>
        <w:t>is</w:t>
      </w:r>
      <w:r w:rsidRPr="00412744">
        <w:rPr>
          <w:rFonts w:ascii="Times New Roman" w:hAnsi="Times New Roman" w:cs="Times New Roman"/>
        </w:rPr>
        <w:t xml:space="preserve"> desirable</w:t>
      </w:r>
      <w:r>
        <w:rPr>
          <w:rFonts w:ascii="Times New Roman" w:hAnsi="Times New Roman" w:cs="Times New Roman"/>
        </w:rPr>
        <w:t xml:space="preserve"> for </w:t>
      </w:r>
      <w:r w:rsidR="00EF1DDD">
        <w:rPr>
          <w:rFonts w:ascii="Times New Roman" w:hAnsi="Times New Roman" w:cs="Times New Roman"/>
        </w:rPr>
        <w:t xml:space="preserve">descriptive </w:t>
      </w:r>
      <w:r>
        <w:rPr>
          <w:rFonts w:ascii="Times New Roman" w:hAnsi="Times New Roman" w:cs="Times New Roman"/>
        </w:rPr>
        <w:t xml:space="preserve">data, and 0.81 </w:t>
      </w:r>
      <w:r w:rsidRPr="00412744">
        <w:rPr>
          <w:rFonts w:ascii="Times New Roman" w:hAnsi="Times New Roman" w:cs="Times New Roman"/>
        </w:rPr>
        <w:t xml:space="preserve">Intraclass Correlation Coefficient </w:t>
      </w:r>
      <w:r>
        <w:rPr>
          <w:rFonts w:ascii="Times New Roman" w:hAnsi="Times New Roman" w:cs="Times New Roman"/>
        </w:rPr>
        <w:t>for numerical data</w:t>
      </w:r>
      <w:r w:rsidRPr="00412744">
        <w:rPr>
          <w:rFonts w:ascii="Times New Roman" w:hAnsi="Times New Roman" w:cs="Times New Roman"/>
        </w:rPr>
        <w:t>.</w:t>
      </w:r>
    </w:p>
    <w:p w14:paraId="3FD9266B" w14:textId="77777777" w:rsidR="00285381" w:rsidRDefault="00285381" w:rsidP="004F0E5E">
      <w:pPr>
        <w:rPr>
          <w:rFonts w:ascii="Times New Roman" w:hAnsi="Times New Roman" w:cs="Times New Roman"/>
          <w:b/>
          <w:bCs/>
        </w:rPr>
      </w:pPr>
      <w:r w:rsidRPr="00395C84">
        <w:rPr>
          <w:rFonts w:ascii="Times New Roman" w:hAnsi="Times New Roman" w:cs="Times New Roman"/>
          <w:b/>
          <w:bCs/>
        </w:rPr>
        <w:t>Qualitative survey</w:t>
      </w:r>
    </w:p>
    <w:p w14:paraId="08A3BBBA" w14:textId="77777777" w:rsidR="00395C84" w:rsidRPr="00395C84" w:rsidRDefault="00395C84" w:rsidP="004F0E5E">
      <w:pPr>
        <w:rPr>
          <w:rFonts w:ascii="Times New Roman" w:hAnsi="Times New Roman" w:cs="Times New Roman"/>
        </w:rPr>
      </w:pPr>
      <w:r>
        <w:rPr>
          <w:rFonts w:ascii="Times New Roman" w:hAnsi="Times New Roman" w:cs="Times New Roman"/>
        </w:rPr>
        <w:t xml:space="preserve">1. </w:t>
      </w:r>
      <w:r w:rsidRPr="00395C84">
        <w:rPr>
          <w:rFonts w:ascii="Times New Roman" w:hAnsi="Times New Roman" w:cs="Times New Roman"/>
        </w:rPr>
        <w:t>The interface and layout are intuitive.</w:t>
      </w:r>
    </w:p>
    <w:p w14:paraId="0C6594C8" w14:textId="77777777" w:rsidR="00395C84" w:rsidRPr="00395C84" w:rsidRDefault="00395C84" w:rsidP="00395C84">
      <w:pPr>
        <w:rPr>
          <w:rFonts w:ascii="Times New Roman" w:hAnsi="Times New Roman" w:cs="Times New Roman"/>
        </w:rPr>
      </w:pPr>
      <w:r>
        <w:rPr>
          <w:rFonts w:ascii="Times New Roman" w:hAnsi="Times New Roman" w:cs="Times New Roman"/>
        </w:rPr>
        <w:t>2</w:t>
      </w:r>
      <w:r w:rsidRPr="00395C84">
        <w:rPr>
          <w:rFonts w:ascii="Times New Roman" w:hAnsi="Times New Roman" w:cs="Times New Roman"/>
        </w:rPr>
        <w:t>. The instructions and error messages were clear.</w:t>
      </w:r>
    </w:p>
    <w:p w14:paraId="300977B3" w14:textId="77777777" w:rsidR="00395C84" w:rsidRPr="00395C84" w:rsidRDefault="00395C84" w:rsidP="00395C84">
      <w:pPr>
        <w:rPr>
          <w:rFonts w:ascii="Times New Roman" w:hAnsi="Times New Roman" w:cs="Times New Roman"/>
        </w:rPr>
      </w:pPr>
      <w:r w:rsidRPr="00395C84">
        <w:rPr>
          <w:rFonts w:ascii="Times New Roman" w:hAnsi="Times New Roman" w:cs="Times New Roman"/>
        </w:rPr>
        <w:t>3. With more experience using the tool, it becomes easier to use.</w:t>
      </w:r>
    </w:p>
    <w:p w14:paraId="7641ECF5" w14:textId="77777777" w:rsidR="00395C84" w:rsidRPr="00395C84" w:rsidRDefault="00395C84" w:rsidP="00395C84">
      <w:pPr>
        <w:rPr>
          <w:rFonts w:ascii="Times New Roman" w:hAnsi="Times New Roman" w:cs="Times New Roman"/>
        </w:rPr>
      </w:pPr>
      <w:r w:rsidRPr="00395C84">
        <w:rPr>
          <w:rFonts w:ascii="Times New Roman" w:hAnsi="Times New Roman" w:cs="Times New Roman"/>
        </w:rPr>
        <w:t xml:space="preserve">4. The tool processed the files </w:t>
      </w:r>
      <w:r>
        <w:rPr>
          <w:rFonts w:ascii="Times New Roman" w:hAnsi="Times New Roman" w:cs="Times New Roman"/>
        </w:rPr>
        <w:t>in an adequate time</w:t>
      </w:r>
      <w:r w:rsidRPr="00395C84">
        <w:rPr>
          <w:rFonts w:ascii="Times New Roman" w:hAnsi="Times New Roman" w:cs="Times New Roman"/>
        </w:rPr>
        <w:t>.</w:t>
      </w:r>
    </w:p>
    <w:p w14:paraId="5A2C7886" w14:textId="77777777" w:rsidR="00395C84" w:rsidRPr="00395C84" w:rsidRDefault="00395C84" w:rsidP="00395C84">
      <w:pPr>
        <w:rPr>
          <w:rFonts w:ascii="Times New Roman" w:hAnsi="Times New Roman" w:cs="Times New Roman"/>
        </w:rPr>
      </w:pPr>
      <w:r w:rsidRPr="00395C84">
        <w:rPr>
          <w:rFonts w:ascii="Times New Roman" w:hAnsi="Times New Roman" w:cs="Times New Roman"/>
        </w:rPr>
        <w:t>5. The tool did not experience any crashes or slowdowns.</w:t>
      </w:r>
    </w:p>
    <w:p w14:paraId="7718A0E4" w14:textId="77777777" w:rsidR="00395C84" w:rsidRPr="00395C84" w:rsidRDefault="00395C84" w:rsidP="00395C84">
      <w:pPr>
        <w:rPr>
          <w:rFonts w:ascii="Times New Roman" w:hAnsi="Times New Roman" w:cs="Times New Roman"/>
        </w:rPr>
      </w:pPr>
      <w:r w:rsidRPr="00395C84">
        <w:rPr>
          <w:rFonts w:ascii="Times New Roman" w:hAnsi="Times New Roman" w:cs="Times New Roman"/>
        </w:rPr>
        <w:t xml:space="preserve">6. The tool provides all the necessary functionalities for extracting data from </w:t>
      </w:r>
      <w:r>
        <w:rPr>
          <w:rFonts w:ascii="Times New Roman" w:hAnsi="Times New Roman" w:cs="Times New Roman"/>
        </w:rPr>
        <w:t>plots</w:t>
      </w:r>
    </w:p>
    <w:p w14:paraId="06E14078" w14:textId="77777777" w:rsidR="00395C84" w:rsidRPr="00395C84" w:rsidRDefault="00395C84" w:rsidP="00395C84">
      <w:pPr>
        <w:rPr>
          <w:rFonts w:ascii="Times New Roman" w:hAnsi="Times New Roman" w:cs="Times New Roman"/>
        </w:rPr>
      </w:pPr>
      <w:r w:rsidRPr="00395C84">
        <w:rPr>
          <w:rFonts w:ascii="Times New Roman" w:hAnsi="Times New Roman" w:cs="Times New Roman"/>
        </w:rPr>
        <w:t>7. I trust the results provided by the tool.</w:t>
      </w:r>
    </w:p>
    <w:p w14:paraId="0A72F5F7" w14:textId="77777777" w:rsidR="00395C84" w:rsidRPr="00395C84" w:rsidRDefault="00395C84" w:rsidP="00395C84">
      <w:pPr>
        <w:rPr>
          <w:rFonts w:ascii="Times New Roman" w:hAnsi="Times New Roman" w:cs="Times New Roman"/>
        </w:rPr>
      </w:pPr>
      <w:r w:rsidRPr="00395C84">
        <w:rPr>
          <w:rFonts w:ascii="Times New Roman" w:hAnsi="Times New Roman" w:cs="Times New Roman"/>
        </w:rPr>
        <w:t>8. I would use the tool in future projects.</w:t>
      </w:r>
    </w:p>
    <w:p w14:paraId="7752CB4F" w14:textId="77777777" w:rsidR="00395C84" w:rsidRDefault="00395C84" w:rsidP="00395C84">
      <w:pPr>
        <w:rPr>
          <w:rFonts w:ascii="Times New Roman" w:hAnsi="Times New Roman" w:cs="Times New Roman"/>
        </w:rPr>
      </w:pPr>
      <w:r w:rsidRPr="00395C84">
        <w:rPr>
          <w:rFonts w:ascii="Times New Roman" w:hAnsi="Times New Roman" w:cs="Times New Roman"/>
        </w:rPr>
        <w:t>9. I would recommend the tool to colleagues.</w:t>
      </w:r>
    </w:p>
    <w:p w14:paraId="3E4E99F3" w14:textId="77777777" w:rsidR="003A57D8" w:rsidRDefault="003A57D8" w:rsidP="00395C84">
      <w:pPr>
        <w:rPr>
          <w:rFonts w:ascii="Times New Roman" w:hAnsi="Times New Roman" w:cs="Times New Roman"/>
        </w:rPr>
      </w:pPr>
      <w:r>
        <w:rPr>
          <w:rFonts w:ascii="Times New Roman" w:hAnsi="Times New Roman" w:cs="Times New Roman"/>
        </w:rPr>
        <w:lastRenderedPageBreak/>
        <w:t xml:space="preserve">10. </w:t>
      </w:r>
      <w:r w:rsidRPr="003A57D8">
        <w:rPr>
          <w:rFonts w:ascii="Times New Roman" w:hAnsi="Times New Roman" w:cs="Times New Roman"/>
        </w:rPr>
        <w:t xml:space="preserve">Are the </w:t>
      </w:r>
      <w:r>
        <w:rPr>
          <w:rFonts w:ascii="Times New Roman" w:hAnsi="Times New Roman" w:cs="Times New Roman"/>
        </w:rPr>
        <w:t>setting/</w:t>
      </w:r>
      <w:r w:rsidRPr="003A57D8">
        <w:rPr>
          <w:rFonts w:ascii="Times New Roman" w:hAnsi="Times New Roman" w:cs="Times New Roman"/>
        </w:rPr>
        <w:t>customization options comprehensive enough for your needs?</w:t>
      </w:r>
    </w:p>
    <w:p w14:paraId="6874C9AE" w14:textId="77777777" w:rsidR="00395C84" w:rsidRDefault="00395C84" w:rsidP="00395C84">
      <w:pPr>
        <w:rPr>
          <w:rFonts w:ascii="Times New Roman" w:hAnsi="Times New Roman" w:cs="Times New Roman"/>
        </w:rPr>
      </w:pPr>
      <w:r>
        <w:rPr>
          <w:rFonts w:ascii="Times New Roman" w:hAnsi="Times New Roman" w:cs="Times New Roman"/>
        </w:rPr>
        <w:t>1</w:t>
      </w:r>
      <w:r w:rsidR="003A57D8">
        <w:rPr>
          <w:rFonts w:ascii="Times New Roman" w:hAnsi="Times New Roman" w:cs="Times New Roman"/>
        </w:rPr>
        <w:t>1</w:t>
      </w:r>
      <w:r>
        <w:rPr>
          <w:rFonts w:ascii="Times New Roman" w:hAnsi="Times New Roman" w:cs="Times New Roman"/>
        </w:rPr>
        <w:t>. Anything you want to comment on or suggest?</w:t>
      </w:r>
    </w:p>
    <w:p w14:paraId="636A0036" w14:textId="77777777" w:rsidR="00395C84" w:rsidRDefault="00395C84" w:rsidP="00395C84">
      <w:pPr>
        <w:rPr>
          <w:rFonts w:ascii="Times New Roman" w:hAnsi="Times New Roman" w:cs="Times New Roman"/>
        </w:rPr>
      </w:pPr>
    </w:p>
    <w:p w14:paraId="7496F5F3" w14:textId="77777777" w:rsidR="00285381" w:rsidRDefault="00285381" w:rsidP="00285381">
      <w:pPr>
        <w:rPr>
          <w:rFonts w:ascii="Times New Roman" w:hAnsi="Times New Roman" w:cs="Times New Roman"/>
        </w:rPr>
      </w:pPr>
      <w:r w:rsidRPr="00285381">
        <w:rPr>
          <w:rFonts w:ascii="Times New Roman" w:hAnsi="Times New Roman" w:cs="Times New Roman"/>
        </w:rPr>
        <w:t xml:space="preserve">The </w:t>
      </w:r>
      <w:r>
        <w:rPr>
          <w:rFonts w:ascii="Times New Roman" w:hAnsi="Times New Roman" w:cs="Times New Roman"/>
        </w:rPr>
        <w:t xml:space="preserve">responses for the </w:t>
      </w:r>
      <w:r w:rsidRPr="00285381">
        <w:rPr>
          <w:rFonts w:ascii="Times New Roman" w:hAnsi="Times New Roman" w:cs="Times New Roman"/>
        </w:rPr>
        <w:t xml:space="preserve">objective questions </w:t>
      </w:r>
      <w:r w:rsidR="00395C84">
        <w:rPr>
          <w:rFonts w:ascii="Times New Roman" w:hAnsi="Times New Roman" w:cs="Times New Roman"/>
        </w:rPr>
        <w:t>(1-</w:t>
      </w:r>
      <w:r w:rsidR="003A57D8">
        <w:rPr>
          <w:rFonts w:ascii="Times New Roman" w:hAnsi="Times New Roman" w:cs="Times New Roman"/>
        </w:rPr>
        <w:t>10</w:t>
      </w:r>
      <w:r w:rsidR="00395C84">
        <w:rPr>
          <w:rFonts w:ascii="Times New Roman" w:hAnsi="Times New Roman" w:cs="Times New Roman"/>
        </w:rPr>
        <w:t xml:space="preserve">) </w:t>
      </w:r>
      <w:r w:rsidRPr="00285381">
        <w:rPr>
          <w:rFonts w:ascii="Times New Roman" w:hAnsi="Times New Roman" w:cs="Times New Roman"/>
        </w:rPr>
        <w:t xml:space="preserve">will </w:t>
      </w:r>
      <w:r>
        <w:rPr>
          <w:rFonts w:ascii="Times New Roman" w:hAnsi="Times New Roman" w:cs="Times New Roman"/>
        </w:rPr>
        <w:t xml:space="preserve">be </w:t>
      </w:r>
      <w:r w:rsidR="005349AF">
        <w:rPr>
          <w:rFonts w:ascii="Times New Roman" w:hAnsi="Times New Roman" w:cs="Times New Roman"/>
        </w:rPr>
        <w:t>measured</w:t>
      </w:r>
      <w:r>
        <w:rPr>
          <w:rFonts w:ascii="Times New Roman" w:hAnsi="Times New Roman" w:cs="Times New Roman"/>
        </w:rPr>
        <w:t xml:space="preserve"> with</w:t>
      </w:r>
      <w:r w:rsidRPr="00285381">
        <w:rPr>
          <w:rFonts w:ascii="Times New Roman" w:hAnsi="Times New Roman" w:cs="Times New Roman"/>
        </w:rPr>
        <w:t xml:space="preserve"> a Likert scale</w:t>
      </w:r>
      <w:r>
        <w:rPr>
          <w:rFonts w:ascii="Times New Roman" w:hAnsi="Times New Roman" w:cs="Times New Roman"/>
        </w:rPr>
        <w:t>:</w:t>
      </w:r>
    </w:p>
    <w:p w14:paraId="5E665F6A" w14:textId="77777777" w:rsidR="00285381" w:rsidRDefault="00285381" w:rsidP="004F0E5E">
      <w:pPr>
        <w:rPr>
          <w:rFonts w:ascii="Times New Roman" w:hAnsi="Times New Roman" w:cs="Times New Roman"/>
        </w:rPr>
      </w:pPr>
      <w:r>
        <w:rPr>
          <w:rFonts w:ascii="Times New Roman" w:hAnsi="Times New Roman" w:cs="Times New Roman"/>
        </w:rPr>
        <w:t>-</w:t>
      </w:r>
      <w:r w:rsidRPr="00285381">
        <w:rPr>
          <w:rFonts w:ascii="Times New Roman" w:hAnsi="Times New Roman" w:cs="Times New Roman"/>
        </w:rPr>
        <w:t>2 Strongly disagree</w:t>
      </w:r>
      <w:r w:rsidR="00395C84">
        <w:rPr>
          <w:rFonts w:ascii="Times New Roman" w:hAnsi="Times New Roman" w:cs="Times New Roman"/>
        </w:rPr>
        <w:t xml:space="preserve">, </w:t>
      </w:r>
      <w:r>
        <w:rPr>
          <w:rFonts w:ascii="Times New Roman" w:hAnsi="Times New Roman" w:cs="Times New Roman"/>
        </w:rPr>
        <w:t xml:space="preserve">-1 </w:t>
      </w:r>
      <w:r w:rsidRPr="00285381">
        <w:rPr>
          <w:rFonts w:ascii="Times New Roman" w:hAnsi="Times New Roman" w:cs="Times New Roman"/>
        </w:rPr>
        <w:t>Disagree</w:t>
      </w:r>
      <w:r w:rsidR="00395C84">
        <w:rPr>
          <w:rFonts w:ascii="Times New Roman" w:hAnsi="Times New Roman" w:cs="Times New Roman"/>
        </w:rPr>
        <w:t xml:space="preserve">, </w:t>
      </w:r>
      <w:r>
        <w:rPr>
          <w:rFonts w:ascii="Times New Roman" w:hAnsi="Times New Roman" w:cs="Times New Roman"/>
        </w:rPr>
        <w:t>0</w:t>
      </w:r>
      <w:r w:rsidRPr="00285381">
        <w:rPr>
          <w:rFonts w:ascii="Times New Roman" w:hAnsi="Times New Roman" w:cs="Times New Roman"/>
        </w:rPr>
        <w:t xml:space="preserve"> Neutral</w:t>
      </w:r>
      <w:r w:rsidR="00395C84">
        <w:rPr>
          <w:rFonts w:ascii="Times New Roman" w:hAnsi="Times New Roman" w:cs="Times New Roman"/>
        </w:rPr>
        <w:t xml:space="preserve">, </w:t>
      </w:r>
      <w:r>
        <w:rPr>
          <w:rFonts w:ascii="Times New Roman" w:hAnsi="Times New Roman" w:cs="Times New Roman"/>
        </w:rPr>
        <w:t>+1</w:t>
      </w:r>
      <w:r w:rsidRPr="00285381">
        <w:rPr>
          <w:rFonts w:ascii="Times New Roman" w:hAnsi="Times New Roman" w:cs="Times New Roman"/>
        </w:rPr>
        <w:t xml:space="preserve"> Agree</w:t>
      </w:r>
      <w:r w:rsidR="00395C84">
        <w:rPr>
          <w:rFonts w:ascii="Times New Roman" w:hAnsi="Times New Roman" w:cs="Times New Roman"/>
        </w:rPr>
        <w:t xml:space="preserve">, </w:t>
      </w:r>
      <w:r>
        <w:rPr>
          <w:rFonts w:ascii="Times New Roman" w:hAnsi="Times New Roman" w:cs="Times New Roman"/>
        </w:rPr>
        <w:t xml:space="preserve">+2 </w:t>
      </w:r>
      <w:r w:rsidRPr="00285381">
        <w:rPr>
          <w:rFonts w:ascii="Times New Roman" w:hAnsi="Times New Roman" w:cs="Times New Roman"/>
        </w:rPr>
        <w:t>Strongly agree</w:t>
      </w:r>
    </w:p>
    <w:p w14:paraId="18675454" w14:textId="77777777" w:rsidR="00285381" w:rsidRPr="004F0E5E" w:rsidRDefault="00285381" w:rsidP="004F0E5E">
      <w:pPr>
        <w:rPr>
          <w:rFonts w:ascii="Times New Roman" w:hAnsi="Times New Roman" w:cs="Times New Roman"/>
        </w:rPr>
      </w:pPr>
    </w:p>
    <w:p w14:paraId="4F1AE6CB" w14:textId="77777777" w:rsidR="00EF1429" w:rsidRDefault="00E554A4">
      <w:pPr>
        <w:rPr>
          <w:rFonts w:ascii="Times New Roman" w:hAnsi="Times New Roman" w:cs="Times New Roman"/>
          <w:b/>
          <w:bCs/>
        </w:rPr>
      </w:pPr>
      <w:r w:rsidRPr="00E554A4">
        <w:rPr>
          <w:rFonts w:ascii="Times New Roman" w:hAnsi="Times New Roman" w:cs="Times New Roman"/>
          <w:b/>
          <w:bCs/>
        </w:rPr>
        <w:t>References</w:t>
      </w:r>
    </w:p>
    <w:p w14:paraId="54E4A6DF" w14:textId="59DD7FC8" w:rsidR="00223A5B" w:rsidRPr="00223A5B" w:rsidRDefault="00223A5B">
      <w:pPr>
        <w:rPr>
          <w:rFonts w:ascii="Times New Roman" w:hAnsi="Times New Roman" w:cs="Times New Roman"/>
        </w:rPr>
      </w:pPr>
      <w:r w:rsidRPr="00223A5B">
        <w:rPr>
          <w:rFonts w:ascii="Times New Roman" w:hAnsi="Times New Roman" w:cs="Times New Roman"/>
        </w:rPr>
        <w:t xml:space="preserve">Bannach-Brown, A., Hair, K., </w:t>
      </w:r>
      <w:proofErr w:type="spellStart"/>
      <w:r w:rsidRPr="00223A5B">
        <w:rPr>
          <w:rFonts w:ascii="Times New Roman" w:hAnsi="Times New Roman" w:cs="Times New Roman"/>
        </w:rPr>
        <w:t>Bahor</w:t>
      </w:r>
      <w:proofErr w:type="spellEnd"/>
      <w:r w:rsidRPr="00223A5B">
        <w:rPr>
          <w:rFonts w:ascii="Times New Roman" w:hAnsi="Times New Roman" w:cs="Times New Roman"/>
        </w:rPr>
        <w:t xml:space="preserve">, Z., Soliman, N., MacLeod, M., &amp; Liao, J. (2021). Technological advances in preclinical meta-research. BMJ Open Science, 5(1). </w:t>
      </w:r>
      <w:hyperlink r:id="rId11" w:history="1">
        <w:r w:rsidRPr="00223A5B">
          <w:rPr>
            <w:rStyle w:val="Hyperlink"/>
            <w:rFonts w:ascii="Times New Roman" w:hAnsi="Times New Roman" w:cs="Times New Roman"/>
          </w:rPr>
          <w:t>https://doi.org/10.1136/bmjos-2020-100131</w:t>
        </w:r>
      </w:hyperlink>
    </w:p>
    <w:p w14:paraId="6D1609A3" w14:textId="376075AD" w:rsidR="007D7DBC" w:rsidRPr="007D7DBC" w:rsidRDefault="007D7DBC">
      <w:pPr>
        <w:rPr>
          <w:rFonts w:ascii="Times New Roman" w:hAnsi="Times New Roman" w:cs="Times New Roman"/>
          <w:color w:val="212121"/>
          <w:shd w:val="clear" w:color="auto" w:fill="FFFFFF"/>
        </w:rPr>
      </w:pPr>
      <w:r w:rsidRPr="00DC42CC">
        <w:rPr>
          <w:rFonts w:ascii="Times New Roman" w:hAnsi="Times New Roman" w:cs="Times New Roman"/>
          <w:color w:val="000000" w:themeColor="text1"/>
          <w:shd w:val="clear" w:color="auto" w:fill="FFFFFF"/>
        </w:rPr>
        <w:t xml:space="preserve">Bugajska, J. V., Hild, B. F., </w:t>
      </w:r>
      <w:proofErr w:type="spellStart"/>
      <w:r w:rsidRPr="00DC42CC">
        <w:rPr>
          <w:rFonts w:ascii="Times New Roman" w:hAnsi="Times New Roman" w:cs="Times New Roman"/>
          <w:color w:val="000000" w:themeColor="text1"/>
          <w:shd w:val="clear" w:color="auto" w:fill="FFFFFF"/>
        </w:rPr>
        <w:t>Brüschweiler</w:t>
      </w:r>
      <w:proofErr w:type="spellEnd"/>
      <w:r w:rsidRPr="00DC42CC">
        <w:rPr>
          <w:rFonts w:ascii="Times New Roman" w:hAnsi="Times New Roman" w:cs="Times New Roman"/>
          <w:color w:val="000000" w:themeColor="text1"/>
          <w:shd w:val="clear" w:color="auto" w:fill="FFFFFF"/>
        </w:rPr>
        <w:t xml:space="preserve">, D., Meier, E. D., Bannach-Brown, A., Wever, K. E., &amp; Ineichen, B. V. (2025). How long does it take to complete and publish a systematic review of animal </w:t>
      </w:r>
      <w:proofErr w:type="gramStart"/>
      <w:r w:rsidRPr="00DC42CC">
        <w:rPr>
          <w:rFonts w:ascii="Times New Roman" w:hAnsi="Times New Roman" w:cs="Times New Roman"/>
          <w:color w:val="000000" w:themeColor="text1"/>
          <w:shd w:val="clear" w:color="auto" w:fill="FFFFFF"/>
        </w:rPr>
        <w:t>studies?.</w:t>
      </w:r>
      <w:proofErr w:type="gramEnd"/>
      <w:r w:rsidRPr="00DC42CC">
        <w:rPr>
          <w:rFonts w:ascii="Times New Roman" w:hAnsi="Times New Roman" w:cs="Times New Roman"/>
          <w:color w:val="000000" w:themeColor="text1"/>
          <w:shd w:val="clear" w:color="auto" w:fill="FFFFFF"/>
        </w:rPr>
        <w:t xml:space="preserve"> BMC medical research Methodology, 25(1), 226. </w:t>
      </w:r>
      <w:hyperlink r:id="rId12" w:history="1">
        <w:r w:rsidRPr="007D7DBC">
          <w:rPr>
            <w:rStyle w:val="Hyperlink"/>
            <w:rFonts w:ascii="Times New Roman" w:hAnsi="Times New Roman" w:cs="Times New Roman"/>
            <w:shd w:val="clear" w:color="auto" w:fill="FFFFFF"/>
          </w:rPr>
          <w:t>https://doi.org/10.1186/s12874-025-02672-5</w:t>
        </w:r>
      </w:hyperlink>
    </w:p>
    <w:p w14:paraId="5614D023" w14:textId="62CF9056" w:rsidR="00515868" w:rsidRDefault="009458FE">
      <w:pPr>
        <w:rPr>
          <w:rFonts w:ascii="Times New Roman" w:hAnsi="Times New Roman" w:cs="Times New Roman"/>
          <w:color w:val="212121"/>
          <w:shd w:val="clear" w:color="auto" w:fill="FFFFFF"/>
          <w:lang w:val="pt-PT"/>
        </w:rPr>
      </w:pPr>
      <w:r w:rsidRPr="00DC42CC">
        <w:rPr>
          <w:rFonts w:ascii="Times New Roman" w:hAnsi="Times New Roman" w:cs="Times New Roman"/>
          <w:color w:val="000000" w:themeColor="text1"/>
          <w:shd w:val="clear" w:color="auto" w:fill="FFFFFF"/>
        </w:rPr>
        <w:t xml:space="preserve">Cramond, F., </w:t>
      </w:r>
      <w:r w:rsidR="00D7182C">
        <w:rPr>
          <w:rFonts w:ascii="Times New Roman" w:hAnsi="Times New Roman" w:cs="Times New Roman"/>
          <w:color w:val="000000" w:themeColor="text1"/>
          <w:shd w:val="clear" w:color="auto" w:fill="FFFFFF"/>
        </w:rPr>
        <w:t>O'Mara-Eves</w:t>
      </w:r>
      <w:r w:rsidRPr="00DC42CC">
        <w:rPr>
          <w:rFonts w:ascii="Times New Roman" w:hAnsi="Times New Roman" w:cs="Times New Roman"/>
          <w:color w:val="000000" w:themeColor="text1"/>
          <w:shd w:val="clear" w:color="auto" w:fill="FFFFFF"/>
        </w:rPr>
        <w:t>, A., Doran-Constant, L., Rice, A. S., Macleod, M., &amp; Thomas, J. (2019). The development and evaluation of an online application to assist in the extraction of data from graphs for use in systematic reviews. </w:t>
      </w:r>
      <w:proofErr w:type="spellStart"/>
      <w:r w:rsidRPr="00DC42CC">
        <w:rPr>
          <w:rFonts w:ascii="Times New Roman" w:hAnsi="Times New Roman" w:cs="Times New Roman"/>
          <w:color w:val="000000" w:themeColor="text1"/>
          <w:shd w:val="clear" w:color="auto" w:fill="FFFFFF"/>
          <w:lang w:val="pt-PT"/>
        </w:rPr>
        <w:t>Wellcome</w:t>
      </w:r>
      <w:proofErr w:type="spellEnd"/>
      <w:r w:rsidRPr="00DC42CC">
        <w:rPr>
          <w:rFonts w:ascii="Times New Roman" w:hAnsi="Times New Roman" w:cs="Times New Roman"/>
          <w:color w:val="000000" w:themeColor="text1"/>
          <w:shd w:val="clear" w:color="auto" w:fill="FFFFFF"/>
          <w:lang w:val="pt-PT"/>
        </w:rPr>
        <w:t xml:space="preserve"> open research, 3, 157. </w:t>
      </w:r>
      <w:hyperlink r:id="rId13" w:history="1">
        <w:r w:rsidR="007D7DBC" w:rsidRPr="007D7DBC">
          <w:rPr>
            <w:rStyle w:val="Hyperlink"/>
            <w:rFonts w:ascii="Times New Roman" w:hAnsi="Times New Roman" w:cs="Times New Roman"/>
            <w:shd w:val="clear" w:color="auto" w:fill="FFFFFF"/>
            <w:lang w:val="pt-PT"/>
          </w:rPr>
          <w:t>https://doi.org/10.12688/wellcomeopenres.14738</w:t>
        </w:r>
        <w:r w:rsidR="007D7DBC" w:rsidRPr="00A32E14">
          <w:rPr>
            <w:rStyle w:val="Hyperlink"/>
            <w:rFonts w:ascii="Times New Roman" w:hAnsi="Times New Roman" w:cs="Times New Roman"/>
            <w:shd w:val="clear" w:color="auto" w:fill="FFFFFF"/>
            <w:lang w:val="pt-PT"/>
          </w:rPr>
          <w:t>.3</w:t>
        </w:r>
      </w:hyperlink>
    </w:p>
    <w:p w14:paraId="6EE1A9D3" w14:textId="5D68E1CF" w:rsidR="007D7DBC" w:rsidRPr="00B640E5" w:rsidRDefault="007D7DBC">
      <w:pPr>
        <w:rPr>
          <w:rFonts w:ascii="Times New Roman" w:hAnsi="Times New Roman" w:cs="Times New Roman"/>
          <w:color w:val="212121"/>
          <w:shd w:val="clear" w:color="auto" w:fill="FFFFFF"/>
          <w:lang w:val="pt-PT"/>
        </w:rPr>
      </w:pPr>
      <w:proofErr w:type="spellStart"/>
      <w:r w:rsidRPr="00DC42CC">
        <w:rPr>
          <w:rFonts w:ascii="Times New Roman" w:hAnsi="Times New Roman" w:cs="Times New Roman"/>
          <w:color w:val="000000" w:themeColor="text1"/>
          <w:shd w:val="clear" w:color="auto" w:fill="FFFFFF"/>
          <w:lang w:val="pt-PT"/>
        </w:rPr>
        <w:t>Ioannidis</w:t>
      </w:r>
      <w:proofErr w:type="spellEnd"/>
      <w:r w:rsidRPr="00DC42CC">
        <w:rPr>
          <w:rFonts w:ascii="Times New Roman" w:hAnsi="Times New Roman" w:cs="Times New Roman"/>
          <w:color w:val="000000" w:themeColor="text1"/>
          <w:shd w:val="clear" w:color="auto" w:fill="FFFFFF"/>
          <w:lang w:val="pt-PT"/>
        </w:rPr>
        <w:t xml:space="preserve"> J. P. A. (2023). </w:t>
      </w:r>
      <w:proofErr w:type="spellStart"/>
      <w:r w:rsidRPr="00DC42CC">
        <w:rPr>
          <w:rFonts w:ascii="Times New Roman" w:hAnsi="Times New Roman" w:cs="Times New Roman"/>
          <w:color w:val="000000" w:themeColor="text1"/>
          <w:shd w:val="clear" w:color="auto" w:fill="FFFFFF"/>
          <w:lang w:val="pt-PT"/>
        </w:rPr>
        <w:t>Systematic</w:t>
      </w:r>
      <w:proofErr w:type="spellEnd"/>
      <w:r w:rsidRPr="00DC42CC">
        <w:rPr>
          <w:rFonts w:ascii="Times New Roman" w:hAnsi="Times New Roman" w:cs="Times New Roman"/>
          <w:color w:val="000000" w:themeColor="text1"/>
          <w:shd w:val="clear" w:color="auto" w:fill="FFFFFF"/>
          <w:lang w:val="pt-PT"/>
        </w:rPr>
        <w:t xml:space="preserve"> </w:t>
      </w:r>
      <w:proofErr w:type="spellStart"/>
      <w:r w:rsidRPr="00DC42CC">
        <w:rPr>
          <w:rFonts w:ascii="Times New Roman" w:hAnsi="Times New Roman" w:cs="Times New Roman"/>
          <w:color w:val="000000" w:themeColor="text1"/>
          <w:shd w:val="clear" w:color="auto" w:fill="FFFFFF"/>
          <w:lang w:val="pt-PT"/>
        </w:rPr>
        <w:t>reviews</w:t>
      </w:r>
      <w:proofErr w:type="spellEnd"/>
      <w:r w:rsidRPr="00DC42CC">
        <w:rPr>
          <w:rFonts w:ascii="Times New Roman" w:hAnsi="Times New Roman" w:cs="Times New Roman"/>
          <w:color w:val="000000" w:themeColor="text1"/>
          <w:shd w:val="clear" w:color="auto" w:fill="FFFFFF"/>
          <w:lang w:val="pt-PT"/>
        </w:rPr>
        <w:t xml:space="preserve"> for basic </w:t>
      </w:r>
      <w:proofErr w:type="spellStart"/>
      <w:r w:rsidRPr="00DC42CC">
        <w:rPr>
          <w:rFonts w:ascii="Times New Roman" w:hAnsi="Times New Roman" w:cs="Times New Roman"/>
          <w:color w:val="000000" w:themeColor="text1"/>
          <w:shd w:val="clear" w:color="auto" w:fill="FFFFFF"/>
          <w:lang w:val="pt-PT"/>
        </w:rPr>
        <w:t>scientists</w:t>
      </w:r>
      <w:proofErr w:type="spellEnd"/>
      <w:r w:rsidRPr="00DC42CC">
        <w:rPr>
          <w:rFonts w:ascii="Times New Roman" w:hAnsi="Times New Roman" w:cs="Times New Roman"/>
          <w:color w:val="000000" w:themeColor="text1"/>
          <w:shd w:val="clear" w:color="auto" w:fill="FFFFFF"/>
          <w:lang w:val="pt-PT"/>
        </w:rPr>
        <w:t xml:space="preserve">: a </w:t>
      </w:r>
      <w:proofErr w:type="spellStart"/>
      <w:r w:rsidRPr="00DC42CC">
        <w:rPr>
          <w:rFonts w:ascii="Times New Roman" w:hAnsi="Times New Roman" w:cs="Times New Roman"/>
          <w:color w:val="000000" w:themeColor="text1"/>
          <w:shd w:val="clear" w:color="auto" w:fill="FFFFFF"/>
          <w:lang w:val="pt-PT"/>
        </w:rPr>
        <w:t>different</w:t>
      </w:r>
      <w:proofErr w:type="spellEnd"/>
      <w:r w:rsidRPr="00DC42CC">
        <w:rPr>
          <w:rFonts w:ascii="Times New Roman" w:hAnsi="Times New Roman" w:cs="Times New Roman"/>
          <w:color w:val="000000" w:themeColor="text1"/>
          <w:shd w:val="clear" w:color="auto" w:fill="FFFFFF"/>
          <w:lang w:val="pt-PT"/>
        </w:rPr>
        <w:t xml:space="preserve"> </w:t>
      </w:r>
      <w:proofErr w:type="spellStart"/>
      <w:r w:rsidRPr="00DC42CC">
        <w:rPr>
          <w:rFonts w:ascii="Times New Roman" w:hAnsi="Times New Roman" w:cs="Times New Roman"/>
          <w:color w:val="000000" w:themeColor="text1"/>
          <w:shd w:val="clear" w:color="auto" w:fill="FFFFFF"/>
          <w:lang w:val="pt-PT"/>
        </w:rPr>
        <w:t>beast</w:t>
      </w:r>
      <w:proofErr w:type="spellEnd"/>
      <w:r w:rsidRPr="00DC42CC">
        <w:rPr>
          <w:rFonts w:ascii="Times New Roman" w:hAnsi="Times New Roman" w:cs="Times New Roman"/>
          <w:color w:val="000000" w:themeColor="text1"/>
          <w:shd w:val="clear" w:color="auto" w:fill="FFFFFF"/>
          <w:lang w:val="pt-PT"/>
        </w:rPr>
        <w:t xml:space="preserve">. </w:t>
      </w:r>
      <w:proofErr w:type="spellStart"/>
      <w:r w:rsidRPr="00DC42CC">
        <w:rPr>
          <w:rFonts w:ascii="Times New Roman" w:hAnsi="Times New Roman" w:cs="Times New Roman"/>
          <w:color w:val="000000" w:themeColor="text1"/>
          <w:shd w:val="clear" w:color="auto" w:fill="FFFFFF"/>
          <w:lang w:val="pt-PT"/>
        </w:rPr>
        <w:t>Physiological</w:t>
      </w:r>
      <w:proofErr w:type="spellEnd"/>
      <w:r w:rsidRPr="00DC42CC">
        <w:rPr>
          <w:rFonts w:ascii="Times New Roman" w:hAnsi="Times New Roman" w:cs="Times New Roman"/>
          <w:color w:val="000000" w:themeColor="text1"/>
          <w:shd w:val="clear" w:color="auto" w:fill="FFFFFF"/>
          <w:lang w:val="pt-PT"/>
        </w:rPr>
        <w:t xml:space="preserve"> </w:t>
      </w:r>
      <w:proofErr w:type="spellStart"/>
      <w:r w:rsidRPr="00DC42CC">
        <w:rPr>
          <w:rFonts w:ascii="Times New Roman" w:hAnsi="Times New Roman" w:cs="Times New Roman"/>
          <w:color w:val="000000" w:themeColor="text1"/>
          <w:shd w:val="clear" w:color="auto" w:fill="FFFFFF"/>
          <w:lang w:val="pt-PT"/>
        </w:rPr>
        <w:t>reviews</w:t>
      </w:r>
      <w:proofErr w:type="spellEnd"/>
      <w:r w:rsidRPr="00DC42CC">
        <w:rPr>
          <w:rFonts w:ascii="Times New Roman" w:hAnsi="Times New Roman" w:cs="Times New Roman"/>
          <w:color w:val="000000" w:themeColor="text1"/>
          <w:shd w:val="clear" w:color="auto" w:fill="FFFFFF"/>
          <w:lang w:val="pt-PT"/>
        </w:rPr>
        <w:t xml:space="preserve">, 103(1), 1–5. </w:t>
      </w:r>
      <w:ins w:id="4" w:author="R_Provatis" w:date="2025-11-25T09:46:00Z" w16du:dateUtc="2025-11-25T08:46:00Z">
        <w:r>
          <w:rPr>
            <w:rFonts w:ascii="Times New Roman" w:hAnsi="Times New Roman" w:cs="Times New Roman"/>
            <w:color w:val="212121"/>
            <w:shd w:val="clear" w:color="auto" w:fill="FFFFFF"/>
            <w:lang w:val="pt-PT"/>
          </w:rPr>
          <w:fldChar w:fldCharType="begin"/>
        </w:r>
        <w:r>
          <w:rPr>
            <w:rFonts w:ascii="Times New Roman" w:hAnsi="Times New Roman" w:cs="Times New Roman"/>
            <w:color w:val="212121"/>
            <w:shd w:val="clear" w:color="auto" w:fill="FFFFFF"/>
            <w:lang w:val="pt-PT"/>
          </w:rPr>
          <w:instrText>HYPERLINK "https://doi.org/10.1152/physrev.00028.2022"</w:instrText>
        </w:r>
        <w:r>
          <w:rPr>
            <w:rFonts w:ascii="Times New Roman" w:hAnsi="Times New Roman" w:cs="Times New Roman"/>
            <w:color w:val="212121"/>
            <w:shd w:val="clear" w:color="auto" w:fill="FFFFFF"/>
            <w:lang w:val="pt-PT"/>
          </w:rPr>
        </w:r>
        <w:r>
          <w:rPr>
            <w:rFonts w:ascii="Times New Roman" w:hAnsi="Times New Roman" w:cs="Times New Roman"/>
            <w:color w:val="212121"/>
            <w:shd w:val="clear" w:color="auto" w:fill="FFFFFF"/>
            <w:lang w:val="pt-PT"/>
          </w:rPr>
          <w:fldChar w:fldCharType="separate"/>
        </w:r>
        <w:r w:rsidRPr="007D7DBC">
          <w:rPr>
            <w:rStyle w:val="Hyperlink"/>
            <w:rFonts w:ascii="Times New Roman" w:hAnsi="Times New Roman" w:cs="Times New Roman"/>
            <w:shd w:val="clear" w:color="auto" w:fill="FFFFFF"/>
            <w:lang w:val="pt-PT"/>
          </w:rPr>
          <w:t>https://doi.org/10.1152/physrev.00028.2022</w:t>
        </w:r>
        <w:r>
          <w:rPr>
            <w:rFonts w:ascii="Times New Roman" w:hAnsi="Times New Roman" w:cs="Times New Roman"/>
            <w:color w:val="212121"/>
            <w:shd w:val="clear" w:color="auto" w:fill="FFFFFF"/>
            <w:lang w:val="pt-PT"/>
          </w:rPr>
          <w:fldChar w:fldCharType="end"/>
        </w:r>
      </w:ins>
    </w:p>
    <w:p w14:paraId="7781B91C" w14:textId="77777777" w:rsidR="00E554A4" w:rsidRDefault="00E554A4">
      <w:pPr>
        <w:rPr>
          <w:rFonts w:ascii="Times New Roman" w:hAnsi="Times New Roman" w:cs="Times New Roman"/>
          <w:color w:val="212121"/>
          <w:shd w:val="clear" w:color="auto" w:fill="FFFFFF"/>
        </w:rPr>
      </w:pPr>
      <w:r w:rsidRPr="00DC42CC">
        <w:rPr>
          <w:rFonts w:ascii="Times New Roman" w:hAnsi="Times New Roman" w:cs="Times New Roman"/>
          <w:color w:val="000000" w:themeColor="text1"/>
          <w:shd w:val="clear" w:color="auto" w:fill="FFFFFF"/>
          <w:lang w:val="pt-PT"/>
        </w:rPr>
        <w:t>Martins, T., Ramos-</w:t>
      </w:r>
      <w:proofErr w:type="spellStart"/>
      <w:r w:rsidRPr="00DC42CC">
        <w:rPr>
          <w:rFonts w:ascii="Times New Roman" w:hAnsi="Times New Roman" w:cs="Times New Roman"/>
          <w:color w:val="000000" w:themeColor="text1"/>
          <w:shd w:val="clear" w:color="auto" w:fill="FFFFFF"/>
          <w:lang w:val="pt-PT"/>
        </w:rPr>
        <w:t>Hryb</w:t>
      </w:r>
      <w:proofErr w:type="spellEnd"/>
      <w:r w:rsidRPr="00DC42CC">
        <w:rPr>
          <w:rFonts w:ascii="Times New Roman" w:hAnsi="Times New Roman" w:cs="Times New Roman"/>
          <w:color w:val="000000" w:themeColor="text1"/>
          <w:shd w:val="clear" w:color="auto" w:fill="FFFFFF"/>
          <w:lang w:val="pt-PT"/>
        </w:rPr>
        <w:t xml:space="preserve">, A. B., da Silva, M. A. B., do Prado, C. S. </w:t>
      </w:r>
      <w:proofErr w:type="spellStart"/>
      <w:r w:rsidRPr="00DC42CC">
        <w:rPr>
          <w:rFonts w:ascii="Times New Roman" w:hAnsi="Times New Roman" w:cs="Times New Roman"/>
          <w:color w:val="000000" w:themeColor="text1"/>
          <w:shd w:val="clear" w:color="auto" w:fill="FFFFFF"/>
          <w:lang w:val="pt-PT"/>
        </w:rPr>
        <w:t>H., Eckert</w:t>
      </w:r>
      <w:proofErr w:type="spellEnd"/>
      <w:r w:rsidRPr="00DC42CC">
        <w:rPr>
          <w:rFonts w:ascii="Times New Roman" w:hAnsi="Times New Roman" w:cs="Times New Roman"/>
          <w:color w:val="000000" w:themeColor="text1"/>
          <w:shd w:val="clear" w:color="auto" w:fill="FFFFFF"/>
          <w:lang w:val="pt-PT"/>
        </w:rPr>
        <w:t xml:space="preserve">, F. B., </w:t>
      </w:r>
      <w:proofErr w:type="spellStart"/>
      <w:r w:rsidRPr="00DC42CC">
        <w:rPr>
          <w:rFonts w:ascii="Times New Roman" w:hAnsi="Times New Roman" w:cs="Times New Roman"/>
          <w:color w:val="000000" w:themeColor="text1"/>
          <w:shd w:val="clear" w:color="auto" w:fill="FFFFFF"/>
          <w:lang w:val="pt-PT"/>
        </w:rPr>
        <w:t>Triches</w:t>
      </w:r>
      <w:proofErr w:type="spellEnd"/>
      <w:r w:rsidRPr="00DC42CC">
        <w:rPr>
          <w:rFonts w:ascii="Times New Roman" w:hAnsi="Times New Roman" w:cs="Times New Roman"/>
          <w:color w:val="000000" w:themeColor="text1"/>
          <w:shd w:val="clear" w:color="auto" w:fill="FFFFFF"/>
          <w:lang w:val="pt-PT"/>
        </w:rPr>
        <w:t xml:space="preserve">, F. F., da Costa, J. E., </w:t>
      </w:r>
      <w:proofErr w:type="spellStart"/>
      <w:r w:rsidRPr="00DC42CC">
        <w:rPr>
          <w:rFonts w:ascii="Times New Roman" w:hAnsi="Times New Roman" w:cs="Times New Roman"/>
          <w:color w:val="000000" w:themeColor="text1"/>
          <w:shd w:val="clear" w:color="auto" w:fill="FFFFFF"/>
          <w:lang w:val="pt-PT"/>
        </w:rPr>
        <w:t>Bolzan</w:t>
      </w:r>
      <w:proofErr w:type="spellEnd"/>
      <w:r w:rsidRPr="00DC42CC">
        <w:rPr>
          <w:rFonts w:ascii="Times New Roman" w:hAnsi="Times New Roman" w:cs="Times New Roman"/>
          <w:color w:val="000000" w:themeColor="text1"/>
          <w:shd w:val="clear" w:color="auto" w:fill="FFFFFF"/>
          <w:lang w:val="pt-PT"/>
        </w:rPr>
        <w:t xml:space="preserve">, J. A., McCann, S. K., &amp; Lino de Oliveira, C. (2025). </w:t>
      </w:r>
      <w:r w:rsidRPr="00DC42CC">
        <w:rPr>
          <w:rFonts w:ascii="Times New Roman" w:hAnsi="Times New Roman" w:cs="Times New Roman"/>
          <w:color w:val="000000" w:themeColor="text1"/>
          <w:shd w:val="clear" w:color="auto" w:fill="FFFFFF"/>
        </w:rPr>
        <w:t>Antidepressant effect or bias? Systematic review and meta-analysis of studies using the forced swimming test. </w:t>
      </w:r>
      <w:r w:rsidRPr="00DC42CC">
        <w:rPr>
          <w:rFonts w:ascii="Times New Roman" w:hAnsi="Times New Roman" w:cs="Times New Roman"/>
          <w:i/>
          <w:iCs/>
          <w:color w:val="000000" w:themeColor="text1"/>
          <w:shd w:val="clear" w:color="auto" w:fill="FFFFFF"/>
        </w:rPr>
        <w:t>Behavioural pharmacology</w:t>
      </w:r>
      <w:r w:rsidRPr="00DC42CC">
        <w:rPr>
          <w:rFonts w:ascii="Times New Roman" w:hAnsi="Times New Roman" w:cs="Times New Roman"/>
          <w:color w:val="000000" w:themeColor="text1"/>
          <w:shd w:val="clear" w:color="auto" w:fill="FFFFFF"/>
        </w:rPr>
        <w:t>, </w:t>
      </w:r>
      <w:r w:rsidRPr="00DC42CC">
        <w:rPr>
          <w:rFonts w:ascii="Times New Roman" w:hAnsi="Times New Roman" w:cs="Times New Roman"/>
          <w:i/>
          <w:iCs/>
          <w:color w:val="000000" w:themeColor="text1"/>
          <w:shd w:val="clear" w:color="auto" w:fill="FFFFFF"/>
        </w:rPr>
        <w:t>36</w:t>
      </w:r>
      <w:r w:rsidRPr="00DC42CC">
        <w:rPr>
          <w:rFonts w:ascii="Times New Roman" w:hAnsi="Times New Roman" w:cs="Times New Roman"/>
          <w:color w:val="000000" w:themeColor="text1"/>
          <w:shd w:val="clear" w:color="auto" w:fill="FFFFFF"/>
        </w:rPr>
        <w:t xml:space="preserve">(6), 347–363. </w:t>
      </w:r>
      <w:hyperlink r:id="rId14" w:history="1">
        <w:r w:rsidR="00515868" w:rsidRPr="00C80A55">
          <w:rPr>
            <w:rStyle w:val="Hyperlink"/>
            <w:rFonts w:ascii="Times New Roman" w:hAnsi="Times New Roman" w:cs="Times New Roman"/>
            <w:shd w:val="clear" w:color="auto" w:fill="FFFFFF"/>
          </w:rPr>
          <w:t>https://doi.org/10.1097/FBP.0000000000000844</w:t>
        </w:r>
      </w:hyperlink>
    </w:p>
    <w:p w14:paraId="46A764AD" w14:textId="718098B8" w:rsidR="00515868" w:rsidRPr="00E5051A" w:rsidRDefault="00E5051A">
      <w:pPr>
        <w:rPr>
          <w:rFonts w:ascii="Times New Roman" w:hAnsi="Times New Roman" w:cs="Times New Roman"/>
        </w:rPr>
      </w:pPr>
      <w:r w:rsidRPr="00E5051A">
        <w:rPr>
          <w:rFonts w:ascii="Times New Roman" w:hAnsi="Times New Roman" w:cs="Times New Roman"/>
        </w:rPr>
        <w:t xml:space="preserve">Van der Mierden, S., </w:t>
      </w:r>
      <w:proofErr w:type="spellStart"/>
      <w:r w:rsidRPr="00E5051A">
        <w:rPr>
          <w:rFonts w:ascii="Times New Roman" w:hAnsi="Times New Roman" w:cs="Times New Roman"/>
        </w:rPr>
        <w:t>Spineli</w:t>
      </w:r>
      <w:proofErr w:type="spellEnd"/>
      <w:r w:rsidRPr="00E5051A">
        <w:rPr>
          <w:rFonts w:ascii="Times New Roman" w:hAnsi="Times New Roman" w:cs="Times New Roman"/>
        </w:rPr>
        <w:t xml:space="preserve">, L. M., Talbot, S. R., </w:t>
      </w:r>
      <w:proofErr w:type="spellStart"/>
      <w:r w:rsidRPr="00E5051A">
        <w:rPr>
          <w:rFonts w:ascii="Times New Roman" w:hAnsi="Times New Roman" w:cs="Times New Roman"/>
        </w:rPr>
        <w:t>Yiannakou</w:t>
      </w:r>
      <w:proofErr w:type="spellEnd"/>
      <w:r w:rsidRPr="00E5051A">
        <w:rPr>
          <w:rFonts w:ascii="Times New Roman" w:hAnsi="Times New Roman" w:cs="Times New Roman"/>
        </w:rPr>
        <w:t xml:space="preserve">, C., </w:t>
      </w:r>
      <w:proofErr w:type="spellStart"/>
      <w:r w:rsidRPr="00E5051A">
        <w:rPr>
          <w:rFonts w:ascii="Times New Roman" w:hAnsi="Times New Roman" w:cs="Times New Roman"/>
        </w:rPr>
        <w:t>Zentrich</w:t>
      </w:r>
      <w:proofErr w:type="spellEnd"/>
      <w:r w:rsidRPr="00E5051A">
        <w:rPr>
          <w:rFonts w:ascii="Times New Roman" w:hAnsi="Times New Roman" w:cs="Times New Roman"/>
        </w:rPr>
        <w:t xml:space="preserve">, E., </w:t>
      </w:r>
      <w:proofErr w:type="spellStart"/>
      <w:r w:rsidRPr="00E5051A">
        <w:rPr>
          <w:rFonts w:ascii="Times New Roman" w:hAnsi="Times New Roman" w:cs="Times New Roman"/>
        </w:rPr>
        <w:t>Weegh</w:t>
      </w:r>
      <w:proofErr w:type="spellEnd"/>
      <w:r w:rsidRPr="00E5051A">
        <w:rPr>
          <w:rFonts w:ascii="Times New Roman" w:hAnsi="Times New Roman" w:cs="Times New Roman"/>
        </w:rPr>
        <w:t xml:space="preserve">, N., Struve, B., Zur </w:t>
      </w:r>
      <w:proofErr w:type="spellStart"/>
      <w:r w:rsidRPr="00E5051A">
        <w:rPr>
          <w:rFonts w:ascii="Times New Roman" w:hAnsi="Times New Roman" w:cs="Times New Roman"/>
        </w:rPr>
        <w:t>Brügge</w:t>
      </w:r>
      <w:proofErr w:type="spellEnd"/>
      <w:r w:rsidRPr="00E5051A">
        <w:rPr>
          <w:rFonts w:ascii="Times New Roman" w:hAnsi="Times New Roman" w:cs="Times New Roman"/>
        </w:rPr>
        <w:t xml:space="preserve">, T. F., Bleich, A., &amp; </w:t>
      </w:r>
      <w:proofErr w:type="spellStart"/>
      <w:r w:rsidRPr="00E5051A">
        <w:rPr>
          <w:rFonts w:ascii="Times New Roman" w:hAnsi="Times New Roman" w:cs="Times New Roman"/>
        </w:rPr>
        <w:t>Leenaars</w:t>
      </w:r>
      <w:proofErr w:type="spellEnd"/>
      <w:r w:rsidRPr="00E5051A">
        <w:rPr>
          <w:rFonts w:ascii="Times New Roman" w:hAnsi="Times New Roman" w:cs="Times New Roman"/>
        </w:rPr>
        <w:t xml:space="preserve">, C. H. C. (2021). Extracting data from graphs: A case-study on animal research with implications for meta-analyses. Research Synthesis Methods, 12(6), 701–710. </w:t>
      </w:r>
      <w:hyperlink r:id="rId15" w:history="1">
        <w:r w:rsidRPr="00E5051A">
          <w:rPr>
            <w:rStyle w:val="Hyperlink"/>
            <w:rFonts w:ascii="Times New Roman" w:hAnsi="Times New Roman" w:cs="Times New Roman"/>
          </w:rPr>
          <w:t>https://doi.org/10.1002/jrsm.1481</w:t>
        </w:r>
      </w:hyperlink>
    </w:p>
    <w:sectPr w:rsidR="00515868" w:rsidRPr="00E5051A">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Bannach-Brown, Alexandra" w:date="2025-11-20T17:21:00Z" w:initials="AB">
    <w:p w14:paraId="7F0D3FAA" w14:textId="77777777" w:rsidR="00BB262F" w:rsidRDefault="00BB262F" w:rsidP="00BB262F">
      <w:pPr>
        <w:pStyle w:val="Textodecomentrio"/>
      </w:pPr>
      <w:r>
        <w:rPr>
          <w:rStyle w:val="Refdecomentrio"/>
        </w:rPr>
        <w:annotationRef/>
      </w:r>
      <w:r>
        <w:t>I am not sure i understand this step fully, perhaps we can discuss. What manual process is this aiming to re-create /replace?</w:t>
      </w:r>
    </w:p>
  </w:comment>
  <w:comment w:id="3" w:author="Tamires" w:date="2025-11-25T13:58:00Z" w:initials="Revisora">
    <w:p w14:paraId="62B2BA7E" w14:textId="77777777" w:rsidR="00415D31" w:rsidRDefault="00415D31" w:rsidP="00415D31">
      <w:pPr>
        <w:pStyle w:val="Textodecomentrio"/>
      </w:pPr>
      <w:r>
        <w:rPr>
          <w:rStyle w:val="Refdecomentrio"/>
        </w:rPr>
        <w:annotationRef/>
      </w:r>
      <w:r>
        <w:rPr>
          <w:rStyle w:val="Refdecomentrio"/>
        </w:rPr>
        <w:annotationRef/>
      </w:r>
      <w:r>
        <w:t xml:space="preserve">This is the process of choosing the groups/interventions/outcomes of interest for the research question/SR, because the tool is going to extract it from all plots. </w:t>
      </w:r>
    </w:p>
    <w:p w14:paraId="409585EB" w14:textId="7DA95AA6" w:rsidR="00415D31" w:rsidRDefault="00415D31">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0D3FAA" w15:done="0"/>
  <w15:commentEx w15:paraId="409585EB" w15:paraIdParent="7F0D3F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C3557B" w16cex:dateUtc="2025-11-20T16:21:00Z"/>
  <w16cex:commentExtensible w16cex:durableId="7E88F024" w16cex:dateUtc="2025-11-25T1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0D3FAA" w16cid:durableId="18C3557B"/>
  <w16cid:commentId w16cid:paraId="409585EB" w16cid:durableId="7E88F02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7098E"/>
    <w:multiLevelType w:val="hybridMultilevel"/>
    <w:tmpl w:val="83B65E2E"/>
    <w:lvl w:ilvl="0" w:tplc="24C0655A">
      <w:start w:val="1"/>
      <w:numFmt w:val="lowerRoman"/>
      <w:lvlText w:val="%1)"/>
      <w:lvlJc w:val="left"/>
      <w:pPr>
        <w:ind w:left="1080" w:hanging="72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2CF6E90"/>
    <w:multiLevelType w:val="hybridMultilevel"/>
    <w:tmpl w:val="BDD4FD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5F949B7"/>
    <w:multiLevelType w:val="hybridMultilevel"/>
    <w:tmpl w:val="6FAC77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76B4096"/>
    <w:multiLevelType w:val="hybridMultilevel"/>
    <w:tmpl w:val="B7F82B7E"/>
    <w:lvl w:ilvl="0" w:tplc="EF2A9FB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B3656B1"/>
    <w:multiLevelType w:val="multilevel"/>
    <w:tmpl w:val="3B2A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6B1E8F"/>
    <w:multiLevelType w:val="hybridMultilevel"/>
    <w:tmpl w:val="EA9AA4B0"/>
    <w:lvl w:ilvl="0" w:tplc="9C40A87A">
      <w:start w:val="1"/>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60D4F8E"/>
    <w:multiLevelType w:val="hybridMultilevel"/>
    <w:tmpl w:val="D0EC6930"/>
    <w:lvl w:ilvl="0" w:tplc="41BC448A">
      <w:start w:val="1"/>
      <w:numFmt w:val="bullet"/>
      <w:lvlText w:val=""/>
      <w:lvlJc w:val="left"/>
      <w:pPr>
        <w:ind w:left="720" w:hanging="360"/>
      </w:pPr>
      <w:rPr>
        <w:rFonts w:ascii="Symbol" w:eastAsiaTheme="minorHAnsi"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6B32534"/>
    <w:multiLevelType w:val="hybridMultilevel"/>
    <w:tmpl w:val="441C436A"/>
    <w:lvl w:ilvl="0" w:tplc="86B658C0">
      <w:start w:val="1"/>
      <w:numFmt w:val="upperRoman"/>
      <w:lvlText w:val="%1)"/>
      <w:lvlJc w:val="left"/>
      <w:pPr>
        <w:ind w:left="1080" w:hanging="720"/>
      </w:pPr>
      <w:rPr>
        <w:rFonts w:ascii="Times New Roman" w:eastAsiaTheme="minorHAnsi" w:hAnsi="Times New Roman" w:cs="Times New Roman"/>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7E6952FB"/>
    <w:multiLevelType w:val="hybridMultilevel"/>
    <w:tmpl w:val="4FA6EA2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75980652">
    <w:abstractNumId w:val="3"/>
  </w:num>
  <w:num w:numId="2" w16cid:durableId="833296779">
    <w:abstractNumId w:val="0"/>
  </w:num>
  <w:num w:numId="3" w16cid:durableId="1839613903">
    <w:abstractNumId w:val="7"/>
  </w:num>
  <w:num w:numId="4" w16cid:durableId="1274052472">
    <w:abstractNumId w:val="4"/>
  </w:num>
  <w:num w:numId="5" w16cid:durableId="2133405152">
    <w:abstractNumId w:val="2"/>
  </w:num>
  <w:num w:numId="6" w16cid:durableId="1315602081">
    <w:abstractNumId w:val="1"/>
  </w:num>
  <w:num w:numId="7" w16cid:durableId="1449079993">
    <w:abstractNumId w:val="5"/>
  </w:num>
  <w:num w:numId="8" w16cid:durableId="2004888662">
    <w:abstractNumId w:val="8"/>
  </w:num>
  <w:num w:numId="9" w16cid:durableId="195443897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nnach-Brown, Alexandra">
    <w15:presenceInfo w15:providerId="AD" w15:userId="S::alexandra.bannach-brown@charite.de::103b9d75-475d-428d-b50f-1e6cc1b5bf5f"/>
  </w15:person>
  <w15:person w15:author="Tamires">
    <w15:presenceInfo w15:providerId="None" w15:userId="Tamires"/>
  </w15:person>
  <w15:person w15:author="R_Provatis">
    <w15:presenceInfo w15:providerId="None" w15:userId="R_Provat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881"/>
    <w:rsid w:val="00006C50"/>
    <w:rsid w:val="00040B7C"/>
    <w:rsid w:val="00074BEA"/>
    <w:rsid w:val="000B4BA8"/>
    <w:rsid w:val="000E5BC7"/>
    <w:rsid w:val="000F3528"/>
    <w:rsid w:val="00117F50"/>
    <w:rsid w:val="00140EE1"/>
    <w:rsid w:val="001B2B06"/>
    <w:rsid w:val="001C6522"/>
    <w:rsid w:val="001E2C59"/>
    <w:rsid w:val="00221F36"/>
    <w:rsid w:val="00223A5B"/>
    <w:rsid w:val="00244E54"/>
    <w:rsid w:val="002561A4"/>
    <w:rsid w:val="00260A65"/>
    <w:rsid w:val="0027199A"/>
    <w:rsid w:val="00285381"/>
    <w:rsid w:val="002A0045"/>
    <w:rsid w:val="002D2AD8"/>
    <w:rsid w:val="002E1CE2"/>
    <w:rsid w:val="00306261"/>
    <w:rsid w:val="0032316F"/>
    <w:rsid w:val="00375189"/>
    <w:rsid w:val="00395C84"/>
    <w:rsid w:val="003977AC"/>
    <w:rsid w:val="003A57D8"/>
    <w:rsid w:val="003B0927"/>
    <w:rsid w:val="003B5BD7"/>
    <w:rsid w:val="003C1E8B"/>
    <w:rsid w:val="003D0A17"/>
    <w:rsid w:val="003E661C"/>
    <w:rsid w:val="003F514F"/>
    <w:rsid w:val="003F51A7"/>
    <w:rsid w:val="00412744"/>
    <w:rsid w:val="00413B7B"/>
    <w:rsid w:val="00415D31"/>
    <w:rsid w:val="00421881"/>
    <w:rsid w:val="00426F22"/>
    <w:rsid w:val="00430FD3"/>
    <w:rsid w:val="00431FA5"/>
    <w:rsid w:val="00432111"/>
    <w:rsid w:val="00463BC5"/>
    <w:rsid w:val="00474C96"/>
    <w:rsid w:val="00487DF5"/>
    <w:rsid w:val="004B7C7C"/>
    <w:rsid w:val="004E2239"/>
    <w:rsid w:val="004F0E5E"/>
    <w:rsid w:val="004F4946"/>
    <w:rsid w:val="005141AB"/>
    <w:rsid w:val="00515868"/>
    <w:rsid w:val="005349AF"/>
    <w:rsid w:val="00546BFF"/>
    <w:rsid w:val="005603DF"/>
    <w:rsid w:val="005619ED"/>
    <w:rsid w:val="00574FC8"/>
    <w:rsid w:val="00583A3A"/>
    <w:rsid w:val="00590E67"/>
    <w:rsid w:val="00593407"/>
    <w:rsid w:val="005A2BEE"/>
    <w:rsid w:val="005B0EFB"/>
    <w:rsid w:val="005B1669"/>
    <w:rsid w:val="005D7076"/>
    <w:rsid w:val="005E1CB9"/>
    <w:rsid w:val="005E6B90"/>
    <w:rsid w:val="005F1074"/>
    <w:rsid w:val="006174F2"/>
    <w:rsid w:val="006219B6"/>
    <w:rsid w:val="00665129"/>
    <w:rsid w:val="006F7CB9"/>
    <w:rsid w:val="007070C0"/>
    <w:rsid w:val="00707EB8"/>
    <w:rsid w:val="007123C7"/>
    <w:rsid w:val="0071515A"/>
    <w:rsid w:val="007209A5"/>
    <w:rsid w:val="007572E4"/>
    <w:rsid w:val="00770645"/>
    <w:rsid w:val="007D506D"/>
    <w:rsid w:val="007D7DBC"/>
    <w:rsid w:val="007E222B"/>
    <w:rsid w:val="00800D87"/>
    <w:rsid w:val="00804180"/>
    <w:rsid w:val="00813876"/>
    <w:rsid w:val="008529C8"/>
    <w:rsid w:val="00860675"/>
    <w:rsid w:val="008B3DE3"/>
    <w:rsid w:val="008F252A"/>
    <w:rsid w:val="00900512"/>
    <w:rsid w:val="00902FE4"/>
    <w:rsid w:val="009458FE"/>
    <w:rsid w:val="00955F27"/>
    <w:rsid w:val="009B5B9F"/>
    <w:rsid w:val="009C52B0"/>
    <w:rsid w:val="009E17C9"/>
    <w:rsid w:val="009E3DB8"/>
    <w:rsid w:val="00A00E62"/>
    <w:rsid w:val="00A52046"/>
    <w:rsid w:val="00A631D3"/>
    <w:rsid w:val="00A70A55"/>
    <w:rsid w:val="00A744E3"/>
    <w:rsid w:val="00A96682"/>
    <w:rsid w:val="00AE0FF7"/>
    <w:rsid w:val="00AE7291"/>
    <w:rsid w:val="00AF5CEA"/>
    <w:rsid w:val="00B03ABA"/>
    <w:rsid w:val="00B45913"/>
    <w:rsid w:val="00B640E5"/>
    <w:rsid w:val="00B843F2"/>
    <w:rsid w:val="00B9499A"/>
    <w:rsid w:val="00BB0C92"/>
    <w:rsid w:val="00BB262F"/>
    <w:rsid w:val="00C00DE2"/>
    <w:rsid w:val="00C17793"/>
    <w:rsid w:val="00C309FC"/>
    <w:rsid w:val="00CB010D"/>
    <w:rsid w:val="00CE0D49"/>
    <w:rsid w:val="00CE1452"/>
    <w:rsid w:val="00CF4A38"/>
    <w:rsid w:val="00D13DFF"/>
    <w:rsid w:val="00D164F3"/>
    <w:rsid w:val="00D2405E"/>
    <w:rsid w:val="00D25FAA"/>
    <w:rsid w:val="00D318F6"/>
    <w:rsid w:val="00D43D6C"/>
    <w:rsid w:val="00D7182C"/>
    <w:rsid w:val="00D72F74"/>
    <w:rsid w:val="00D84815"/>
    <w:rsid w:val="00D9192B"/>
    <w:rsid w:val="00D94885"/>
    <w:rsid w:val="00DB4A17"/>
    <w:rsid w:val="00DC42CC"/>
    <w:rsid w:val="00DD1168"/>
    <w:rsid w:val="00DF089D"/>
    <w:rsid w:val="00DF52A6"/>
    <w:rsid w:val="00E268BA"/>
    <w:rsid w:val="00E47AE7"/>
    <w:rsid w:val="00E5051A"/>
    <w:rsid w:val="00E554A4"/>
    <w:rsid w:val="00E75F94"/>
    <w:rsid w:val="00E8308D"/>
    <w:rsid w:val="00E9673C"/>
    <w:rsid w:val="00EE5E59"/>
    <w:rsid w:val="00EF1429"/>
    <w:rsid w:val="00EF1DDD"/>
    <w:rsid w:val="00EF2773"/>
    <w:rsid w:val="00EF3621"/>
    <w:rsid w:val="00F0100B"/>
    <w:rsid w:val="00F066BA"/>
    <w:rsid w:val="00F3587A"/>
    <w:rsid w:val="00F3590B"/>
    <w:rsid w:val="00F4381B"/>
    <w:rsid w:val="00F83578"/>
    <w:rsid w:val="00FA1F62"/>
    <w:rsid w:val="00FA77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55AFE"/>
  <w15:chartTrackingRefBased/>
  <w15:docId w15:val="{EF3547FF-DD13-5546-B8D5-184412097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har"/>
    <w:uiPriority w:val="9"/>
    <w:qFormat/>
    <w:rsid w:val="004218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4218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42188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42188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2188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218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218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218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2188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21881"/>
    <w:rPr>
      <w:rFonts w:asciiTheme="majorHAnsi" w:eastAsiaTheme="majorEastAsia" w:hAnsiTheme="majorHAnsi" w:cstheme="majorBidi"/>
      <w:color w:val="2F5496" w:themeColor="accent1" w:themeShade="BF"/>
      <w:sz w:val="40"/>
      <w:szCs w:val="40"/>
      <w:lang w:val="en-US"/>
    </w:rPr>
  </w:style>
  <w:style w:type="character" w:customStyle="1" w:styleId="Ttulo2Char">
    <w:name w:val="Título 2 Char"/>
    <w:basedOn w:val="Fontepargpadro"/>
    <w:link w:val="Ttulo2"/>
    <w:uiPriority w:val="9"/>
    <w:semiHidden/>
    <w:rsid w:val="00421881"/>
    <w:rPr>
      <w:rFonts w:asciiTheme="majorHAnsi" w:eastAsiaTheme="majorEastAsia" w:hAnsiTheme="majorHAnsi" w:cstheme="majorBidi"/>
      <w:color w:val="2F5496" w:themeColor="accent1" w:themeShade="BF"/>
      <w:sz w:val="32"/>
      <w:szCs w:val="32"/>
      <w:lang w:val="en-US"/>
    </w:rPr>
  </w:style>
  <w:style w:type="character" w:customStyle="1" w:styleId="Ttulo3Char">
    <w:name w:val="Título 3 Char"/>
    <w:basedOn w:val="Fontepargpadro"/>
    <w:link w:val="Ttulo3"/>
    <w:uiPriority w:val="9"/>
    <w:semiHidden/>
    <w:rsid w:val="00421881"/>
    <w:rPr>
      <w:rFonts w:eastAsiaTheme="majorEastAsia" w:cstheme="majorBidi"/>
      <w:color w:val="2F5496" w:themeColor="accent1" w:themeShade="BF"/>
      <w:sz w:val="28"/>
      <w:szCs w:val="28"/>
      <w:lang w:val="en-US"/>
    </w:rPr>
  </w:style>
  <w:style w:type="character" w:customStyle="1" w:styleId="Ttulo4Char">
    <w:name w:val="Título 4 Char"/>
    <w:basedOn w:val="Fontepargpadro"/>
    <w:link w:val="Ttulo4"/>
    <w:uiPriority w:val="9"/>
    <w:semiHidden/>
    <w:rsid w:val="00421881"/>
    <w:rPr>
      <w:rFonts w:eastAsiaTheme="majorEastAsia" w:cstheme="majorBidi"/>
      <w:i/>
      <w:iCs/>
      <w:color w:val="2F5496" w:themeColor="accent1" w:themeShade="BF"/>
      <w:lang w:val="en-US"/>
    </w:rPr>
  </w:style>
  <w:style w:type="character" w:customStyle="1" w:styleId="Ttulo5Char">
    <w:name w:val="Título 5 Char"/>
    <w:basedOn w:val="Fontepargpadro"/>
    <w:link w:val="Ttulo5"/>
    <w:uiPriority w:val="9"/>
    <w:semiHidden/>
    <w:rsid w:val="00421881"/>
    <w:rPr>
      <w:rFonts w:eastAsiaTheme="majorEastAsia" w:cstheme="majorBidi"/>
      <w:color w:val="2F5496" w:themeColor="accent1" w:themeShade="BF"/>
      <w:lang w:val="en-US"/>
    </w:rPr>
  </w:style>
  <w:style w:type="character" w:customStyle="1" w:styleId="Ttulo6Char">
    <w:name w:val="Título 6 Char"/>
    <w:basedOn w:val="Fontepargpadro"/>
    <w:link w:val="Ttulo6"/>
    <w:uiPriority w:val="9"/>
    <w:semiHidden/>
    <w:rsid w:val="00421881"/>
    <w:rPr>
      <w:rFonts w:eastAsiaTheme="majorEastAsia" w:cstheme="majorBidi"/>
      <w:i/>
      <w:iCs/>
      <w:color w:val="595959" w:themeColor="text1" w:themeTint="A6"/>
      <w:lang w:val="en-US"/>
    </w:rPr>
  </w:style>
  <w:style w:type="character" w:customStyle="1" w:styleId="Ttulo7Char">
    <w:name w:val="Título 7 Char"/>
    <w:basedOn w:val="Fontepargpadro"/>
    <w:link w:val="Ttulo7"/>
    <w:uiPriority w:val="9"/>
    <w:semiHidden/>
    <w:rsid w:val="00421881"/>
    <w:rPr>
      <w:rFonts w:eastAsiaTheme="majorEastAsia" w:cstheme="majorBidi"/>
      <w:color w:val="595959" w:themeColor="text1" w:themeTint="A6"/>
      <w:lang w:val="en-US"/>
    </w:rPr>
  </w:style>
  <w:style w:type="character" w:customStyle="1" w:styleId="Ttulo8Char">
    <w:name w:val="Título 8 Char"/>
    <w:basedOn w:val="Fontepargpadro"/>
    <w:link w:val="Ttulo8"/>
    <w:uiPriority w:val="9"/>
    <w:semiHidden/>
    <w:rsid w:val="00421881"/>
    <w:rPr>
      <w:rFonts w:eastAsiaTheme="majorEastAsia" w:cstheme="majorBidi"/>
      <w:i/>
      <w:iCs/>
      <w:color w:val="272727" w:themeColor="text1" w:themeTint="D8"/>
      <w:lang w:val="en-US"/>
    </w:rPr>
  </w:style>
  <w:style w:type="character" w:customStyle="1" w:styleId="Ttulo9Char">
    <w:name w:val="Título 9 Char"/>
    <w:basedOn w:val="Fontepargpadro"/>
    <w:link w:val="Ttulo9"/>
    <w:uiPriority w:val="9"/>
    <w:semiHidden/>
    <w:rsid w:val="00421881"/>
    <w:rPr>
      <w:rFonts w:eastAsiaTheme="majorEastAsia" w:cstheme="majorBidi"/>
      <w:color w:val="272727" w:themeColor="text1" w:themeTint="D8"/>
      <w:lang w:val="en-US"/>
    </w:rPr>
  </w:style>
  <w:style w:type="paragraph" w:styleId="Ttulo">
    <w:name w:val="Title"/>
    <w:basedOn w:val="Normal"/>
    <w:next w:val="Normal"/>
    <w:link w:val="TtuloChar"/>
    <w:uiPriority w:val="10"/>
    <w:qFormat/>
    <w:rsid w:val="00421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21881"/>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har"/>
    <w:uiPriority w:val="11"/>
    <w:qFormat/>
    <w:rsid w:val="0042188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21881"/>
    <w:rPr>
      <w:rFonts w:eastAsiaTheme="majorEastAsia" w:cstheme="majorBidi"/>
      <w:color w:val="595959" w:themeColor="text1" w:themeTint="A6"/>
      <w:spacing w:val="15"/>
      <w:sz w:val="28"/>
      <w:szCs w:val="28"/>
      <w:lang w:val="en-US"/>
    </w:rPr>
  </w:style>
  <w:style w:type="paragraph" w:styleId="Citao">
    <w:name w:val="Quote"/>
    <w:basedOn w:val="Normal"/>
    <w:next w:val="Normal"/>
    <w:link w:val="CitaoChar"/>
    <w:uiPriority w:val="29"/>
    <w:qFormat/>
    <w:rsid w:val="00421881"/>
    <w:pPr>
      <w:spacing w:before="160"/>
      <w:jc w:val="center"/>
    </w:pPr>
    <w:rPr>
      <w:i/>
      <w:iCs/>
      <w:color w:val="404040" w:themeColor="text1" w:themeTint="BF"/>
    </w:rPr>
  </w:style>
  <w:style w:type="character" w:customStyle="1" w:styleId="CitaoChar">
    <w:name w:val="Citação Char"/>
    <w:basedOn w:val="Fontepargpadro"/>
    <w:link w:val="Citao"/>
    <w:uiPriority w:val="29"/>
    <w:rsid w:val="00421881"/>
    <w:rPr>
      <w:i/>
      <w:iCs/>
      <w:color w:val="404040" w:themeColor="text1" w:themeTint="BF"/>
      <w:lang w:val="en-US"/>
    </w:rPr>
  </w:style>
  <w:style w:type="paragraph" w:styleId="PargrafodaLista">
    <w:name w:val="List Paragraph"/>
    <w:basedOn w:val="Normal"/>
    <w:uiPriority w:val="34"/>
    <w:qFormat/>
    <w:rsid w:val="00421881"/>
    <w:pPr>
      <w:ind w:left="720"/>
      <w:contextualSpacing/>
    </w:pPr>
  </w:style>
  <w:style w:type="character" w:styleId="nfaseIntensa">
    <w:name w:val="Intense Emphasis"/>
    <w:basedOn w:val="Fontepargpadro"/>
    <w:uiPriority w:val="21"/>
    <w:qFormat/>
    <w:rsid w:val="00421881"/>
    <w:rPr>
      <w:i/>
      <w:iCs/>
      <w:color w:val="2F5496" w:themeColor="accent1" w:themeShade="BF"/>
    </w:rPr>
  </w:style>
  <w:style w:type="paragraph" w:styleId="CitaoIntensa">
    <w:name w:val="Intense Quote"/>
    <w:basedOn w:val="Normal"/>
    <w:next w:val="Normal"/>
    <w:link w:val="CitaoIntensaChar"/>
    <w:uiPriority w:val="30"/>
    <w:qFormat/>
    <w:rsid w:val="004218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21881"/>
    <w:rPr>
      <w:i/>
      <w:iCs/>
      <w:color w:val="2F5496" w:themeColor="accent1" w:themeShade="BF"/>
      <w:lang w:val="en-US"/>
    </w:rPr>
  </w:style>
  <w:style w:type="character" w:styleId="RefernciaIntensa">
    <w:name w:val="Intense Reference"/>
    <w:basedOn w:val="Fontepargpadro"/>
    <w:uiPriority w:val="32"/>
    <w:qFormat/>
    <w:rsid w:val="00421881"/>
    <w:rPr>
      <w:b/>
      <w:bCs/>
      <w:smallCaps/>
      <w:color w:val="2F5496" w:themeColor="accent1" w:themeShade="BF"/>
      <w:spacing w:val="5"/>
    </w:rPr>
  </w:style>
  <w:style w:type="table" w:styleId="Tabelacomgrade">
    <w:name w:val="Table Grid"/>
    <w:basedOn w:val="Tabelanormal"/>
    <w:uiPriority w:val="39"/>
    <w:rsid w:val="002E1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074BEA"/>
    <w:pPr>
      <w:spacing w:before="100" w:beforeAutospacing="1" w:after="100" w:afterAutospacing="1" w:line="240" w:lineRule="auto"/>
    </w:pPr>
    <w:rPr>
      <w:rFonts w:ascii="Times New Roman" w:eastAsia="Times New Roman" w:hAnsi="Times New Roman" w:cs="Times New Roman"/>
      <w:kern w:val="0"/>
      <w:lang w:val="pt-BR" w:eastAsia="pt-BR"/>
      <w14:ligatures w14:val="none"/>
    </w:rPr>
  </w:style>
  <w:style w:type="paragraph" w:customStyle="1" w:styleId="p2">
    <w:name w:val="p2"/>
    <w:basedOn w:val="Normal"/>
    <w:rsid w:val="00074BEA"/>
    <w:pPr>
      <w:spacing w:before="100" w:beforeAutospacing="1" w:after="100" w:afterAutospacing="1" w:line="240" w:lineRule="auto"/>
    </w:pPr>
    <w:rPr>
      <w:rFonts w:ascii="Times New Roman" w:eastAsia="Times New Roman" w:hAnsi="Times New Roman" w:cs="Times New Roman"/>
      <w:kern w:val="0"/>
      <w:lang w:val="pt-BR" w:eastAsia="pt-BR"/>
      <w14:ligatures w14:val="none"/>
    </w:rPr>
  </w:style>
  <w:style w:type="paragraph" w:customStyle="1" w:styleId="p3">
    <w:name w:val="p3"/>
    <w:basedOn w:val="Normal"/>
    <w:rsid w:val="00074BEA"/>
    <w:pPr>
      <w:spacing w:before="100" w:beforeAutospacing="1" w:after="100" w:afterAutospacing="1" w:line="240" w:lineRule="auto"/>
    </w:pPr>
    <w:rPr>
      <w:rFonts w:ascii="Times New Roman" w:eastAsia="Times New Roman" w:hAnsi="Times New Roman" w:cs="Times New Roman"/>
      <w:kern w:val="0"/>
      <w:lang w:val="pt-BR" w:eastAsia="pt-BR"/>
      <w14:ligatures w14:val="none"/>
    </w:rPr>
  </w:style>
  <w:style w:type="character" w:customStyle="1" w:styleId="s1">
    <w:name w:val="s1"/>
    <w:basedOn w:val="Fontepargpadro"/>
    <w:rsid w:val="00074BEA"/>
  </w:style>
  <w:style w:type="character" w:customStyle="1" w:styleId="s2">
    <w:name w:val="s2"/>
    <w:basedOn w:val="Fontepargpadro"/>
    <w:rsid w:val="00074BEA"/>
  </w:style>
  <w:style w:type="character" w:styleId="nfase">
    <w:name w:val="Emphasis"/>
    <w:basedOn w:val="Fontepargpadro"/>
    <w:uiPriority w:val="20"/>
    <w:qFormat/>
    <w:rsid w:val="00412744"/>
    <w:rPr>
      <w:i/>
      <w:iCs/>
    </w:rPr>
  </w:style>
  <w:style w:type="character" w:styleId="Hyperlink">
    <w:name w:val="Hyperlink"/>
    <w:basedOn w:val="Fontepargpadro"/>
    <w:uiPriority w:val="99"/>
    <w:unhideWhenUsed/>
    <w:rsid w:val="00515868"/>
    <w:rPr>
      <w:color w:val="0563C1" w:themeColor="hyperlink"/>
      <w:u w:val="single"/>
    </w:rPr>
  </w:style>
  <w:style w:type="character" w:styleId="MenoPendente">
    <w:name w:val="Unresolved Mention"/>
    <w:basedOn w:val="Fontepargpadro"/>
    <w:uiPriority w:val="99"/>
    <w:semiHidden/>
    <w:unhideWhenUsed/>
    <w:rsid w:val="00515868"/>
    <w:rPr>
      <w:color w:val="605E5C"/>
      <w:shd w:val="clear" w:color="auto" w:fill="E1DFDD"/>
    </w:rPr>
  </w:style>
  <w:style w:type="character" w:styleId="Refdecomentrio">
    <w:name w:val="annotation reference"/>
    <w:basedOn w:val="Fontepargpadro"/>
    <w:uiPriority w:val="99"/>
    <w:semiHidden/>
    <w:unhideWhenUsed/>
    <w:rsid w:val="00B640E5"/>
    <w:rPr>
      <w:sz w:val="16"/>
      <w:szCs w:val="16"/>
    </w:rPr>
  </w:style>
  <w:style w:type="paragraph" w:styleId="Textodecomentrio">
    <w:name w:val="annotation text"/>
    <w:basedOn w:val="Normal"/>
    <w:link w:val="TextodecomentrioChar"/>
    <w:uiPriority w:val="99"/>
    <w:unhideWhenUsed/>
    <w:rsid w:val="00B640E5"/>
    <w:pPr>
      <w:spacing w:line="240" w:lineRule="auto"/>
    </w:pPr>
    <w:rPr>
      <w:sz w:val="20"/>
      <w:szCs w:val="20"/>
    </w:rPr>
  </w:style>
  <w:style w:type="character" w:customStyle="1" w:styleId="TextodecomentrioChar">
    <w:name w:val="Texto de comentário Char"/>
    <w:basedOn w:val="Fontepargpadro"/>
    <w:link w:val="Textodecomentrio"/>
    <w:uiPriority w:val="99"/>
    <w:rsid w:val="00B640E5"/>
    <w:rPr>
      <w:sz w:val="20"/>
      <w:szCs w:val="20"/>
      <w:lang w:val="en-GB"/>
    </w:rPr>
  </w:style>
  <w:style w:type="paragraph" w:styleId="Assuntodocomentrio">
    <w:name w:val="annotation subject"/>
    <w:basedOn w:val="Textodecomentrio"/>
    <w:next w:val="Textodecomentrio"/>
    <w:link w:val="AssuntodocomentrioChar"/>
    <w:uiPriority w:val="99"/>
    <w:semiHidden/>
    <w:unhideWhenUsed/>
    <w:rsid w:val="00B640E5"/>
    <w:rPr>
      <w:b/>
      <w:bCs/>
    </w:rPr>
  </w:style>
  <w:style w:type="character" w:customStyle="1" w:styleId="AssuntodocomentrioChar">
    <w:name w:val="Assunto do comentário Char"/>
    <w:basedOn w:val="TextodecomentrioChar"/>
    <w:link w:val="Assuntodocomentrio"/>
    <w:uiPriority w:val="99"/>
    <w:semiHidden/>
    <w:rsid w:val="00B640E5"/>
    <w:rPr>
      <w:b/>
      <w:bCs/>
      <w:sz w:val="20"/>
      <w:szCs w:val="20"/>
      <w:lang w:val="en-GB"/>
    </w:rPr>
  </w:style>
  <w:style w:type="paragraph" w:styleId="Reviso">
    <w:name w:val="Revision"/>
    <w:hidden/>
    <w:uiPriority w:val="99"/>
    <w:semiHidden/>
    <w:rsid w:val="00B640E5"/>
    <w:pPr>
      <w:spacing w:after="0" w:line="240" w:lineRule="auto"/>
    </w:pPr>
    <w:rPr>
      <w:lang w:val="en-GB"/>
    </w:rPr>
  </w:style>
  <w:style w:type="character" w:styleId="Forte">
    <w:name w:val="Strong"/>
    <w:basedOn w:val="Fontepargpadro"/>
    <w:uiPriority w:val="22"/>
    <w:qFormat/>
    <w:rsid w:val="00B9499A"/>
    <w:rPr>
      <w:b/>
      <w:bCs/>
    </w:rPr>
  </w:style>
  <w:style w:type="paragraph" w:styleId="Pr-formataoHTML">
    <w:name w:val="HTML Preformatted"/>
    <w:basedOn w:val="Normal"/>
    <w:link w:val="Pr-formataoHTMLChar"/>
    <w:uiPriority w:val="99"/>
    <w:semiHidden/>
    <w:unhideWhenUsed/>
    <w:rsid w:val="00707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pt-BR" w:eastAsia="pt-BR"/>
      <w14:ligatures w14:val="none"/>
    </w:rPr>
  </w:style>
  <w:style w:type="character" w:customStyle="1" w:styleId="Pr-formataoHTMLChar">
    <w:name w:val="Pré-formatação HTML Char"/>
    <w:basedOn w:val="Fontepargpadro"/>
    <w:link w:val="Pr-formataoHTML"/>
    <w:uiPriority w:val="99"/>
    <w:semiHidden/>
    <w:rsid w:val="00707EB8"/>
    <w:rPr>
      <w:rFonts w:ascii="Courier New" w:eastAsia="Times New Roman" w:hAnsi="Courier New" w:cs="Courier New"/>
      <w:kern w:val="0"/>
      <w:sz w:val="20"/>
      <w:szCs w:val="20"/>
      <w:lang w:eastAsia="pt-BR"/>
      <w14:ligatures w14:val="none"/>
    </w:rPr>
  </w:style>
  <w:style w:type="character" w:styleId="CdigoHTML">
    <w:name w:val="HTML Code"/>
    <w:basedOn w:val="Fontepargpadro"/>
    <w:uiPriority w:val="99"/>
    <w:semiHidden/>
    <w:unhideWhenUsed/>
    <w:rsid w:val="00707E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oi.org/10.12688/wellcomeopenres.14738.3"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hyperlink" Target="https://doi.org/10.1186/s12874-025-02672-5"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136/bmjos-2020-100131" TargetMode="External"/><Relationship Id="rId5" Type="http://schemas.openxmlformats.org/officeDocument/2006/relationships/webSettings" Target="webSettings.xml"/><Relationship Id="rId15" Type="http://schemas.openxmlformats.org/officeDocument/2006/relationships/hyperlink" Target="https://doi.org/10.1002/jrsm.1481" TargetMode="Externa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https://doi.org/10.1097/FBP.0000000000000844"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DCEA432-72B2-3D42-AC28-983CBF7383F1}">
  <we:reference id="wa104382081" version="1.55.1.0" store="en-US" storeType="OMEX"/>
  <we:alternateReferences>
    <we:reference id="wa104382081" version="1.55.1.0" store="en-US"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3B8D54F6-2BB0-774B-89BE-80EBDFB63BBF}">
  <we:reference id="wa200001011" version="1.2.0.0" store="pt-BR"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D2716C-B9AA-4544-9E07-EAA6F9358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10</Pages>
  <Words>2831</Words>
  <Characters>15293</Characters>
  <Application>Microsoft Office Word</Application>
  <DocSecurity>0</DocSecurity>
  <Lines>127</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R_Provatis</dc:creator>
  <cp:keywords/>
  <dc:description/>
  <cp:lastModifiedBy>R_Provatis</cp:lastModifiedBy>
  <cp:revision>55</cp:revision>
  <dcterms:created xsi:type="dcterms:W3CDTF">2025-11-20T16:23:00Z</dcterms:created>
  <dcterms:modified xsi:type="dcterms:W3CDTF">2025-12-05T09:57:00Z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documentId_6118</vt:lpwstr>
  </property>
  <property fmtid="{D5CDD505-2E9C-101B-9397-08002B2CF9AE}" pid="3" name="grammarly_documentContext">
    <vt:lpwstr>{"goals":[],"domain":"general","emotions":[],"dialect":"american"}</vt:lpwstr>
  </property>
</Properties>
</file>